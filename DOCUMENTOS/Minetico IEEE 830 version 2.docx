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A9E70" w14:textId="53BDB455" w:rsidR="51030F60" w:rsidRDefault="51030F60"/>
    <w:p w14:paraId="74D26AC2" w14:textId="132EB157" w:rsidR="00482D99" w:rsidRDefault="00482D99"/>
    <w:p w14:paraId="475683BF" w14:textId="77777777" w:rsidR="00482D99" w:rsidRDefault="00482D99"/>
    <w:p w14:paraId="5D09062F" w14:textId="77777777" w:rsidR="00482D99" w:rsidRDefault="00482D99"/>
    <w:p w14:paraId="3E3F2412" w14:textId="77777777" w:rsidR="00482D99" w:rsidRDefault="00482D99"/>
    <w:p w14:paraId="1757AF11" w14:textId="77777777" w:rsidR="00482D99" w:rsidRDefault="00482D99"/>
    <w:p w14:paraId="19E3E191" w14:textId="77777777" w:rsidR="00482D99" w:rsidRDefault="00482D99"/>
    <w:p w14:paraId="5651289A" w14:textId="77777777" w:rsidR="00482D99" w:rsidRDefault="00482D99"/>
    <w:p w14:paraId="028F8D3E" w14:textId="77777777" w:rsidR="00482D99" w:rsidRDefault="00482D99"/>
    <w:p w14:paraId="582A2936" w14:textId="77777777" w:rsidR="00482D99" w:rsidRDefault="00482D99"/>
    <w:p w14:paraId="647BE478" w14:textId="77777777" w:rsidR="00482D99" w:rsidRDefault="00482D99"/>
    <w:p w14:paraId="7FF8B6FE" w14:textId="77777777" w:rsidR="00482D99" w:rsidRDefault="00482D99"/>
    <w:p w14:paraId="03912198" w14:textId="77777777" w:rsidR="00482D99" w:rsidRDefault="00482D99"/>
    <w:p w14:paraId="71C2664F" w14:textId="77777777" w:rsidR="00482D99" w:rsidRDefault="00482D99"/>
    <w:p w14:paraId="49DBD757" w14:textId="77777777" w:rsidR="00482D99" w:rsidRDefault="00482D99"/>
    <w:p w14:paraId="11E0FB27" w14:textId="77777777" w:rsidR="00482D99" w:rsidRDefault="00482D99"/>
    <w:p w14:paraId="7F0FB2C6" w14:textId="77777777" w:rsidR="00482D99" w:rsidRDefault="00482D99"/>
    <w:p w14:paraId="184A4B32" w14:textId="77777777" w:rsidR="00482D99" w:rsidRDefault="00482D99"/>
    <w:p w14:paraId="75337AFA" w14:textId="77777777" w:rsidR="00482D99" w:rsidRDefault="00482D99"/>
    <w:p w14:paraId="5301C367" w14:textId="77777777" w:rsidR="00482D99" w:rsidRDefault="00482D99"/>
    <w:p w14:paraId="05B2268E" w14:textId="77777777" w:rsidR="00482D99" w:rsidRDefault="00482D99"/>
    <w:p w14:paraId="1E7DCACA" w14:textId="77777777" w:rsidR="00482D99" w:rsidRDefault="00482D99"/>
    <w:p w14:paraId="5AD95982" w14:textId="77777777" w:rsidR="00482D99" w:rsidRDefault="00482D99"/>
    <w:p w14:paraId="5F4BBDEC" w14:textId="77777777" w:rsidR="00482D99" w:rsidRDefault="00482D99"/>
    <w:p w14:paraId="77C1DD93" w14:textId="77777777" w:rsidR="00482D99" w:rsidRDefault="00482D99"/>
    <w:p w14:paraId="635E3E3F" w14:textId="77777777" w:rsidR="00482D99" w:rsidRDefault="00482D99"/>
    <w:p w14:paraId="3186DBD1" w14:textId="77777777" w:rsidR="00482D99" w:rsidRDefault="00482D99"/>
    <w:p w14:paraId="1DABAE1B" w14:textId="77777777" w:rsidR="00482D99" w:rsidRDefault="00482D99"/>
    <w:p w14:paraId="5E42F8BB" w14:textId="77777777" w:rsidR="00482D99" w:rsidRDefault="00482D99"/>
    <w:p w14:paraId="4A4CFD3E" w14:textId="77777777" w:rsidR="00482D99" w:rsidRDefault="00482D99"/>
    <w:p w14:paraId="069C0F2A"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575196" w14:paraId="5C35A145" w14:textId="77777777">
        <w:tc>
          <w:tcPr>
            <w:tcW w:w="5764" w:type="dxa"/>
          </w:tcPr>
          <w:p w14:paraId="2BFE775B" w14:textId="77777777" w:rsidR="00482D99" w:rsidRDefault="00482D99">
            <w:pPr>
              <w:pStyle w:val="Portada"/>
              <w:rPr>
                <w:rFonts w:ascii="Arial" w:hAnsi="Arial" w:cs="Arial"/>
                <w:b/>
                <w:bCs/>
                <w:color w:val="241A61"/>
                <w:sz w:val="30"/>
              </w:rPr>
            </w:pPr>
          </w:p>
        </w:tc>
      </w:tr>
    </w:tbl>
    <w:p w14:paraId="1078AB49" w14:textId="77777777" w:rsidR="00482D99" w:rsidRDefault="00482D99" w:rsidP="00896024">
      <w:pPr>
        <w:pStyle w:val="EstiloPortadaArial15ptNegritaColorpersonalizadoRGB36"/>
      </w:pPr>
      <w:r>
        <w:t>Especificación de requisitos de software</w:t>
      </w:r>
    </w:p>
    <w:p w14:paraId="004FD37C" w14:textId="77777777" w:rsidR="00482D99" w:rsidRDefault="00482D99">
      <w:pPr>
        <w:pStyle w:val="Portada"/>
        <w:ind w:left="2880"/>
        <w:rPr>
          <w:rFonts w:ascii="Arial" w:hAnsi="Arial" w:cs="Arial"/>
          <w:b/>
          <w:bCs/>
        </w:rPr>
      </w:pPr>
    </w:p>
    <w:p w14:paraId="1170E5DC" w14:textId="28A8C39A" w:rsidR="00482D99" w:rsidRDefault="00482D99" w:rsidP="00896024">
      <w:pPr>
        <w:pStyle w:val="EstiloPortadaArialNegritaColorpersonalizadoRGB36"/>
      </w:pPr>
      <w:r>
        <w:t xml:space="preserve">Proyecto: </w:t>
      </w:r>
      <w:proofErr w:type="spellStart"/>
      <w:r w:rsidR="725A4073">
        <w:t>Minetico</w:t>
      </w:r>
      <w:proofErr w:type="spellEnd"/>
    </w:p>
    <w:p w14:paraId="332EEA0A"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29D53D8F" w14:textId="77777777" w:rsidR="00482D99" w:rsidRDefault="00482D99">
      <w:pPr>
        <w:ind w:left="2700"/>
      </w:pPr>
    </w:p>
    <w:p w14:paraId="74A75E47" w14:textId="70F2C225" w:rsidR="00482D99" w:rsidRDefault="00482D99">
      <w:pPr>
        <w:ind w:left="2700"/>
      </w:pPr>
    </w:p>
    <w:p w14:paraId="53D8C6FF" w14:textId="13E00549" w:rsidR="00482D99" w:rsidRDefault="00482D99">
      <w:pPr>
        <w:ind w:left="2700"/>
      </w:pPr>
    </w:p>
    <w:p w14:paraId="3E57128F" w14:textId="77777777" w:rsidR="00482D99" w:rsidRDefault="00482D99">
      <w:pPr>
        <w:ind w:left="2700"/>
      </w:pPr>
    </w:p>
    <w:p w14:paraId="725E9D30" w14:textId="77777777" w:rsidR="00482D99" w:rsidRDefault="00482D99">
      <w:pPr>
        <w:ind w:left="2700"/>
      </w:pPr>
    </w:p>
    <w:p w14:paraId="4650E9AB" w14:textId="4206777F" w:rsidR="0FE608F8" w:rsidRDefault="0FE608F8" w:rsidP="0FE608F8">
      <w:pPr>
        <w:ind w:left="2700"/>
      </w:pPr>
    </w:p>
    <w:p w14:paraId="32C12EF4" w14:textId="77777777" w:rsidR="00482D99" w:rsidRDefault="00482D99">
      <w:pPr>
        <w:ind w:left="2700"/>
      </w:pPr>
    </w:p>
    <w:p w14:paraId="38330B80" w14:textId="77777777" w:rsidR="00482D99" w:rsidRDefault="00482D99">
      <w:pPr>
        <w:ind w:left="2700"/>
      </w:pPr>
    </w:p>
    <w:p w14:paraId="194D0492" w14:textId="77777777" w:rsidR="00482D99" w:rsidRDefault="00482D99">
      <w:pPr>
        <w:ind w:left="2700"/>
      </w:pPr>
    </w:p>
    <w:p w14:paraId="3AB50B10" w14:textId="77777777" w:rsidR="00482D99" w:rsidRDefault="00482D99">
      <w:pPr>
        <w:ind w:left="2700"/>
      </w:pPr>
    </w:p>
    <w:p w14:paraId="4E763D3A" w14:textId="77777777" w:rsidR="00482D99" w:rsidRDefault="00482D99">
      <w:pPr>
        <w:ind w:left="2700"/>
      </w:pPr>
    </w:p>
    <w:p w14:paraId="2917C0CC" w14:textId="77777777" w:rsidR="00482D99" w:rsidRDefault="00482D99">
      <w:pPr>
        <w:ind w:left="2700"/>
      </w:pPr>
    </w:p>
    <w:p w14:paraId="0F4C2D13" w14:textId="77777777" w:rsidR="00482D99" w:rsidRDefault="00482D99">
      <w:pPr>
        <w:ind w:left="2700"/>
      </w:pPr>
    </w:p>
    <w:p w14:paraId="7869F902" w14:textId="77777777" w:rsidR="00482D99" w:rsidRDefault="00482D99">
      <w:pPr>
        <w:ind w:left="2700"/>
      </w:pPr>
    </w:p>
    <w:p w14:paraId="1482AA08"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575196" w14:paraId="43B7BAF8" w14:textId="77777777">
        <w:tc>
          <w:tcPr>
            <w:tcW w:w="2125" w:type="dxa"/>
            <w:vAlign w:val="center"/>
          </w:tcPr>
          <w:p w14:paraId="73C1A263" w14:textId="77777777" w:rsidR="00482D99" w:rsidRPr="00393AF2" w:rsidRDefault="00482D99" w:rsidP="00393AF2">
            <w:pPr>
              <w:jc w:val="center"/>
            </w:pPr>
            <w:r>
              <w:br/>
            </w:r>
          </w:p>
        </w:tc>
        <w:tc>
          <w:tcPr>
            <w:tcW w:w="825" w:type="dxa"/>
            <w:vAlign w:val="center"/>
          </w:tcPr>
          <w:p w14:paraId="667F939E" w14:textId="77777777" w:rsidR="00482D99" w:rsidRDefault="00482D99" w:rsidP="00393AF2">
            <w:pPr>
              <w:jc w:val="center"/>
            </w:pPr>
          </w:p>
        </w:tc>
        <w:tc>
          <w:tcPr>
            <w:tcW w:w="2994" w:type="dxa"/>
            <w:vAlign w:val="bottom"/>
          </w:tcPr>
          <w:p w14:paraId="474F04B7" w14:textId="77777777" w:rsidR="00482D99" w:rsidRDefault="00482D99" w:rsidP="00393AF2">
            <w:pPr>
              <w:jc w:val="right"/>
              <w:rPr>
                <w:rFonts w:cs="Arial"/>
                <w:color w:val="241A61"/>
                <w:sz w:val="18"/>
              </w:rPr>
            </w:pPr>
          </w:p>
          <w:p w14:paraId="3D74C509"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A8C879E"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3A1CE326" w14:textId="77777777" w:rsidR="00482D99" w:rsidRDefault="00482D99">
      <w:pPr>
        <w:pStyle w:val="Textoindependiente"/>
      </w:pPr>
    </w:p>
    <w:p w14:paraId="01430592" w14:textId="77777777" w:rsidR="00482D99" w:rsidRDefault="00482D99">
      <w:pPr>
        <w:pStyle w:val="Textoindependiente"/>
      </w:pPr>
    </w:p>
    <w:p w14:paraId="03396093" w14:textId="77777777" w:rsidR="00482D99" w:rsidRDefault="00482D99">
      <w:pPr>
        <w:pStyle w:val="Textoindependiente"/>
      </w:pPr>
    </w:p>
    <w:p w14:paraId="4B3A9329" w14:textId="77777777" w:rsidR="00482D99" w:rsidRDefault="00482D99">
      <w:pPr>
        <w:pStyle w:val="Textoindependiente"/>
      </w:pPr>
    </w:p>
    <w:p w14:paraId="212C743B" w14:textId="77777777" w:rsidR="00482D99" w:rsidRDefault="00482D99">
      <w:pPr>
        <w:pStyle w:val="Textoindependiente"/>
      </w:pPr>
    </w:p>
    <w:p w14:paraId="4173CEFB" w14:textId="77777777" w:rsidR="00482D99" w:rsidRDefault="00482D99">
      <w:pPr>
        <w:pStyle w:val="Textoindependiente"/>
      </w:pPr>
    </w:p>
    <w:p w14:paraId="12D83AF8" w14:textId="77777777" w:rsidR="00482D99" w:rsidRDefault="00482D99">
      <w:pPr>
        <w:pStyle w:val="Textoindependiente"/>
      </w:pPr>
    </w:p>
    <w:p w14:paraId="0C5AF006" w14:textId="77777777" w:rsidR="00482D99" w:rsidRDefault="00482D99">
      <w:pPr>
        <w:pStyle w:val="Textoindependiente"/>
      </w:pPr>
    </w:p>
    <w:p w14:paraId="17B6C4F0" w14:textId="77777777" w:rsidR="00482D99" w:rsidRDefault="00482D99">
      <w:pPr>
        <w:pStyle w:val="Textoindependiente"/>
      </w:pPr>
    </w:p>
    <w:p w14:paraId="59ADEBD9" w14:textId="77777777" w:rsidR="00482D99" w:rsidRDefault="00482D99">
      <w:pPr>
        <w:pStyle w:val="Textoindependiente"/>
      </w:pPr>
    </w:p>
    <w:p w14:paraId="003DDAAC" w14:textId="77777777" w:rsidR="00482D99" w:rsidRDefault="00482D99">
      <w:pPr>
        <w:pStyle w:val="Textoindependiente"/>
      </w:pPr>
    </w:p>
    <w:p w14:paraId="5FFAAF1B" w14:textId="77777777" w:rsidR="00482D99" w:rsidRDefault="00482D99">
      <w:pPr>
        <w:pStyle w:val="Textoindependiente"/>
      </w:pPr>
    </w:p>
    <w:p w14:paraId="2F1C889C" w14:textId="77777777" w:rsidR="00482D99" w:rsidRDefault="00482D99">
      <w:pPr>
        <w:pStyle w:val="Textoindependiente"/>
      </w:pPr>
    </w:p>
    <w:p w14:paraId="74B19CD0" w14:textId="77777777" w:rsidR="00482D99" w:rsidRDefault="00482D99">
      <w:pPr>
        <w:pStyle w:val="Textoindependiente"/>
      </w:pPr>
    </w:p>
    <w:p w14:paraId="5CD9D717" w14:textId="77777777" w:rsidR="00482D99" w:rsidRDefault="00482D99">
      <w:pPr>
        <w:pStyle w:val="Textoindependiente"/>
      </w:pPr>
    </w:p>
    <w:p w14:paraId="2C1D6D31" w14:textId="77777777" w:rsidR="00482D99" w:rsidRDefault="00482D99">
      <w:pPr>
        <w:pStyle w:val="Textoindependiente"/>
      </w:pPr>
    </w:p>
    <w:p w14:paraId="7FF2B07C" w14:textId="77777777" w:rsidR="00482D99" w:rsidRDefault="00482D99">
      <w:pPr>
        <w:pStyle w:val="Textoindependiente"/>
      </w:pPr>
    </w:p>
    <w:p w14:paraId="1C699463" w14:textId="77777777" w:rsidR="00482D99" w:rsidRDefault="00482D99">
      <w:pPr>
        <w:pStyle w:val="Textoindependiente"/>
      </w:pPr>
    </w:p>
    <w:p w14:paraId="196E5FE0" w14:textId="77777777" w:rsidR="00482D99" w:rsidRDefault="00482D99">
      <w:pPr>
        <w:pStyle w:val="Textoindependiente"/>
      </w:pPr>
    </w:p>
    <w:p w14:paraId="3A60D9E9" w14:textId="77777777" w:rsidR="00482D99" w:rsidRDefault="00482D99">
      <w:pPr>
        <w:pStyle w:val="Textoindependiente"/>
      </w:pPr>
    </w:p>
    <w:p w14:paraId="309488B3" w14:textId="77777777" w:rsidR="00482D99" w:rsidRDefault="00482D99">
      <w:pPr>
        <w:pStyle w:val="Textoindependiente"/>
      </w:pPr>
    </w:p>
    <w:p w14:paraId="4D4D18B0" w14:textId="77777777" w:rsidR="00482D99" w:rsidRDefault="00482D99">
      <w:pPr>
        <w:pStyle w:val="Textoindependiente"/>
      </w:pPr>
    </w:p>
    <w:p w14:paraId="21B8F3BA" w14:textId="77777777" w:rsidR="00482D99" w:rsidRDefault="00482D99">
      <w:pPr>
        <w:pStyle w:val="Textoindependiente"/>
      </w:pPr>
    </w:p>
    <w:p w14:paraId="4F6AED9A" w14:textId="77777777" w:rsidR="00482D99" w:rsidRDefault="00482D99">
      <w:pPr>
        <w:pStyle w:val="Textoindependiente"/>
      </w:pPr>
    </w:p>
    <w:p w14:paraId="542A0E47" w14:textId="77777777" w:rsidR="00482D99" w:rsidRDefault="00482D99">
      <w:pPr>
        <w:pStyle w:val="Textoindependiente"/>
      </w:pPr>
    </w:p>
    <w:p w14:paraId="6C7291C2" w14:textId="77777777" w:rsidR="00482D99" w:rsidRDefault="00482D99">
      <w:pPr>
        <w:pStyle w:val="Textoindependiente"/>
      </w:pPr>
    </w:p>
    <w:p w14:paraId="024EA2C3" w14:textId="77777777" w:rsidR="00126F76" w:rsidRDefault="00126F76">
      <w:pPr>
        <w:pStyle w:val="Textoindependiente"/>
      </w:pPr>
    </w:p>
    <w:p w14:paraId="1DC6B9E1" w14:textId="77777777" w:rsidR="00126F76" w:rsidRDefault="00126F76">
      <w:pPr>
        <w:pStyle w:val="Textoindependiente"/>
      </w:pPr>
    </w:p>
    <w:p w14:paraId="6BD5B891" w14:textId="77777777" w:rsidR="00126F76" w:rsidRDefault="00126F76">
      <w:pPr>
        <w:pStyle w:val="Textoindependiente"/>
      </w:pPr>
    </w:p>
    <w:p w14:paraId="56B7D9F8" w14:textId="531213AE" w:rsidR="00482D99" w:rsidRDefault="00126F76">
      <w:pPr>
        <w:pStyle w:val="Textoindependiente"/>
        <w:sectPr w:rsidR="00482D99">
          <w:headerReference w:type="first" r:id="rId14"/>
          <w:footerReference w:type="first" r:id="rId15"/>
          <w:pgSz w:w="11906" w:h="16838"/>
          <w:pgMar w:top="1417" w:right="1701" w:bottom="1417" w:left="1701" w:header="708" w:footer="708" w:gutter="0"/>
          <w:cols w:space="708"/>
          <w:titlePg/>
          <w:docGrid w:linePitch="360"/>
        </w:sectPr>
      </w:pPr>
      <w:r>
        <w:t xml:space="preserve">De la plantilla de formato del documento © &amp; </w:t>
      </w:r>
      <w:proofErr w:type="spellStart"/>
      <w:r>
        <w:t>Coloriuris</w:t>
      </w:r>
      <w:proofErr w:type="spellEnd"/>
      <w:r>
        <w:t xml:space="preserve"> http://www.qualitatis.org</w:t>
      </w:r>
    </w:p>
    <w:p w14:paraId="6631E2BF" w14:textId="77777777" w:rsidR="00482D99" w:rsidRDefault="00482D99">
      <w:pPr>
        <w:pStyle w:val="Titulo1sinnumeracion"/>
        <w:numPr>
          <w:ilvl w:val="0"/>
          <w:numId w:val="0"/>
        </w:numPr>
      </w:pPr>
      <w:bookmarkStart w:id="0" w:name="_Toc225101714"/>
      <w:r>
        <w:lastRenderedPageBreak/>
        <w:t>Ficha del documento</w:t>
      </w:r>
      <w:bookmarkEnd w:id="0"/>
    </w:p>
    <w:p w14:paraId="22D4B505" w14:textId="77777777" w:rsidR="00482D99" w:rsidRDefault="00482D99"/>
    <w:p w14:paraId="55314F6A"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1"/>
        <w:gridCol w:w="3248"/>
      </w:tblGrid>
      <w:tr w:rsidR="009B3F87" w:rsidRPr="00541BAB" w14:paraId="54EACE4F" w14:textId="77777777">
        <w:tc>
          <w:tcPr>
            <w:tcW w:w="1188" w:type="dxa"/>
            <w:shd w:val="clear" w:color="auto" w:fill="E6E6E6"/>
          </w:tcPr>
          <w:p w14:paraId="5FC0841A" w14:textId="77777777" w:rsidR="00541BAB" w:rsidRDefault="00541BAB">
            <w:pPr>
              <w:jc w:val="center"/>
              <w:rPr>
                <w:b/>
              </w:rPr>
            </w:pPr>
            <w:r>
              <w:rPr>
                <w:b/>
              </w:rPr>
              <w:t>Fecha</w:t>
            </w:r>
          </w:p>
        </w:tc>
        <w:tc>
          <w:tcPr>
            <w:tcW w:w="1080" w:type="dxa"/>
            <w:shd w:val="clear" w:color="auto" w:fill="E6E6E6"/>
          </w:tcPr>
          <w:p w14:paraId="7798B72D" w14:textId="77777777" w:rsidR="00541BAB" w:rsidRDefault="00541BAB">
            <w:pPr>
              <w:jc w:val="center"/>
              <w:rPr>
                <w:b/>
              </w:rPr>
            </w:pPr>
            <w:r>
              <w:rPr>
                <w:b/>
              </w:rPr>
              <w:t>Revisión</w:t>
            </w:r>
          </w:p>
        </w:tc>
        <w:tc>
          <w:tcPr>
            <w:tcW w:w="3060" w:type="dxa"/>
            <w:shd w:val="clear" w:color="auto" w:fill="E6E6E6"/>
          </w:tcPr>
          <w:p w14:paraId="38B84278" w14:textId="77777777" w:rsidR="00541BAB" w:rsidRDefault="001A44AD">
            <w:pPr>
              <w:jc w:val="center"/>
              <w:rPr>
                <w:b/>
              </w:rPr>
            </w:pPr>
            <w:r>
              <w:rPr>
                <w:b/>
              </w:rPr>
              <w:t>Autor</w:t>
            </w:r>
          </w:p>
        </w:tc>
        <w:tc>
          <w:tcPr>
            <w:tcW w:w="3316" w:type="dxa"/>
            <w:shd w:val="clear" w:color="auto" w:fill="E6E6E6"/>
          </w:tcPr>
          <w:p w14:paraId="0FDAB8A8" w14:textId="77777777" w:rsidR="00541BAB" w:rsidRDefault="001A44AD">
            <w:pPr>
              <w:jc w:val="center"/>
              <w:rPr>
                <w:b/>
              </w:rPr>
            </w:pPr>
            <w:r>
              <w:rPr>
                <w:b/>
              </w:rPr>
              <w:t xml:space="preserve">Verificado </w:t>
            </w:r>
            <w:proofErr w:type="spellStart"/>
            <w:r>
              <w:rPr>
                <w:b/>
              </w:rPr>
              <w:t>dep</w:t>
            </w:r>
            <w:proofErr w:type="spellEnd"/>
            <w:r>
              <w:rPr>
                <w:b/>
              </w:rPr>
              <w:t>. calidad.</w:t>
            </w:r>
          </w:p>
        </w:tc>
      </w:tr>
      <w:tr w:rsidR="00575196" w14:paraId="10C24B22" w14:textId="77777777">
        <w:trPr>
          <w:trHeight w:val="1134"/>
        </w:trPr>
        <w:tc>
          <w:tcPr>
            <w:tcW w:w="1188" w:type="dxa"/>
            <w:vAlign w:val="center"/>
          </w:tcPr>
          <w:p w14:paraId="4EF99F44" w14:textId="4A1CEA2A" w:rsidR="00541BAB" w:rsidRDefault="00541BAB" w:rsidP="001A44AD"/>
        </w:tc>
        <w:tc>
          <w:tcPr>
            <w:tcW w:w="1080" w:type="dxa"/>
            <w:vAlign w:val="center"/>
          </w:tcPr>
          <w:p w14:paraId="595FC320" w14:textId="52501B68" w:rsidR="00541BAB" w:rsidRDefault="00541BAB" w:rsidP="001A44AD"/>
        </w:tc>
        <w:tc>
          <w:tcPr>
            <w:tcW w:w="3060" w:type="dxa"/>
            <w:vAlign w:val="center"/>
          </w:tcPr>
          <w:p w14:paraId="1D66B440" w14:textId="505D3945" w:rsidR="00541BAB" w:rsidRDefault="717B50CF" w:rsidP="001A44AD">
            <w:r>
              <w:t>Andres Felipe Ardila Neira</w:t>
            </w:r>
          </w:p>
          <w:p w14:paraId="07359E02" w14:textId="2248ECF7" w:rsidR="00541BAB" w:rsidRDefault="717B50CF" w:rsidP="001A44AD">
            <w:r>
              <w:t>Duván Andres Alarcón Mora</w:t>
            </w:r>
          </w:p>
          <w:p w14:paraId="7B952C41" w14:textId="44788A99" w:rsidR="00541BAB" w:rsidRDefault="717B50CF" w:rsidP="001A44AD">
            <w:r>
              <w:t>Dilan Andres Ayala Lobo</w:t>
            </w:r>
          </w:p>
          <w:p w14:paraId="19F46D5F" w14:textId="56AB3984" w:rsidR="00541BAB" w:rsidRDefault="717B50CF" w:rsidP="001A44AD">
            <w:r>
              <w:t xml:space="preserve">Miguel </w:t>
            </w:r>
            <w:proofErr w:type="spellStart"/>
            <w:r>
              <w:t>Angel</w:t>
            </w:r>
            <w:proofErr w:type="spellEnd"/>
            <w:r>
              <w:t xml:space="preserve"> Veloza Soler</w:t>
            </w:r>
          </w:p>
          <w:p w14:paraId="49CD9125" w14:textId="2CDC38CE" w:rsidR="00541BAB" w:rsidRDefault="00541BAB" w:rsidP="001A44AD"/>
        </w:tc>
        <w:tc>
          <w:tcPr>
            <w:tcW w:w="3316" w:type="dxa"/>
            <w:vAlign w:val="center"/>
          </w:tcPr>
          <w:p w14:paraId="6E460F35" w14:textId="66384FED" w:rsidR="00541BAB" w:rsidRDefault="00541BAB">
            <w:pPr>
              <w:jc w:val="center"/>
            </w:pPr>
          </w:p>
        </w:tc>
      </w:tr>
    </w:tbl>
    <w:p w14:paraId="08C919F7" w14:textId="77777777" w:rsidR="00541BAB" w:rsidRDefault="00541BAB"/>
    <w:p w14:paraId="25F5DE91" w14:textId="77777777" w:rsidR="00126F76" w:rsidRDefault="00126F76">
      <w:pPr>
        <w:pStyle w:val="Encabezado"/>
        <w:tabs>
          <w:tab w:val="clear" w:pos="4252"/>
          <w:tab w:val="clear" w:pos="8504"/>
        </w:tabs>
        <w:rPr>
          <w:rFonts w:cs="Arial"/>
          <w:lang w:val="fr-FR"/>
        </w:rPr>
      </w:pPr>
    </w:p>
    <w:p w14:paraId="64681F3D" w14:textId="77777777" w:rsidR="00541BAB" w:rsidRDefault="00541BAB">
      <w:pPr>
        <w:pStyle w:val="Encabezado"/>
        <w:tabs>
          <w:tab w:val="clear" w:pos="4252"/>
          <w:tab w:val="clear" w:pos="8504"/>
        </w:tabs>
        <w:rPr>
          <w:rFonts w:cs="Arial"/>
          <w:lang w:val="fr-FR"/>
        </w:rPr>
      </w:pPr>
    </w:p>
    <w:p w14:paraId="09835AB4" w14:textId="77777777" w:rsidR="00541BAB" w:rsidRDefault="00541BAB">
      <w:pPr>
        <w:pStyle w:val="Encabezado"/>
        <w:tabs>
          <w:tab w:val="clear" w:pos="4252"/>
          <w:tab w:val="clear" w:pos="8504"/>
        </w:tabs>
        <w:rPr>
          <w:rFonts w:cs="Arial"/>
          <w:lang w:val="fr-FR"/>
        </w:rPr>
      </w:pPr>
    </w:p>
    <w:p w14:paraId="0F3B6251" w14:textId="77777777" w:rsidR="00541BAB" w:rsidRDefault="00541BAB">
      <w:pPr>
        <w:pStyle w:val="Encabezado"/>
        <w:tabs>
          <w:tab w:val="clear" w:pos="4252"/>
          <w:tab w:val="clear" w:pos="8504"/>
        </w:tabs>
        <w:rPr>
          <w:rFonts w:cs="Arial"/>
          <w:lang w:val="fr-FR"/>
        </w:rPr>
      </w:pPr>
    </w:p>
    <w:p w14:paraId="7437765E" w14:textId="77777777" w:rsidR="00541BAB" w:rsidRDefault="00541BAB">
      <w:pPr>
        <w:pStyle w:val="Encabezado"/>
        <w:tabs>
          <w:tab w:val="clear" w:pos="4252"/>
          <w:tab w:val="clear" w:pos="8504"/>
        </w:tabs>
        <w:rPr>
          <w:rFonts w:cs="Arial"/>
          <w:lang w:val="fr-FR"/>
        </w:rPr>
      </w:pPr>
    </w:p>
    <w:p w14:paraId="0EC4F627" w14:textId="77777777" w:rsidR="00541BAB" w:rsidRDefault="00541BAB">
      <w:pPr>
        <w:pStyle w:val="Encabezado"/>
        <w:tabs>
          <w:tab w:val="clear" w:pos="4252"/>
          <w:tab w:val="clear" w:pos="8504"/>
        </w:tabs>
        <w:rPr>
          <w:rFonts w:cs="Arial"/>
          <w:lang w:val="fr-FR"/>
        </w:rPr>
      </w:pPr>
    </w:p>
    <w:p w14:paraId="3523EF57" w14:textId="77777777" w:rsidR="00541BAB" w:rsidRDefault="00541BAB">
      <w:pPr>
        <w:pStyle w:val="Encabezado"/>
        <w:tabs>
          <w:tab w:val="clear" w:pos="4252"/>
          <w:tab w:val="clear" w:pos="8504"/>
        </w:tabs>
        <w:rPr>
          <w:rFonts w:cs="Arial"/>
          <w:lang w:val="fr-FR"/>
        </w:rPr>
      </w:pPr>
    </w:p>
    <w:p w14:paraId="3EA1A6C9" w14:textId="77777777" w:rsidR="00541BAB" w:rsidRDefault="00541BAB">
      <w:pPr>
        <w:pStyle w:val="Encabezado"/>
        <w:tabs>
          <w:tab w:val="clear" w:pos="4252"/>
          <w:tab w:val="clear" w:pos="8504"/>
        </w:tabs>
        <w:rPr>
          <w:rFonts w:cs="Arial"/>
          <w:lang w:val="fr-FR"/>
        </w:rPr>
      </w:pPr>
    </w:p>
    <w:p w14:paraId="5A88401D" w14:textId="77777777" w:rsidR="00126F76" w:rsidRDefault="00126F76">
      <w:pPr>
        <w:pStyle w:val="Encabezado"/>
        <w:tabs>
          <w:tab w:val="clear" w:pos="4252"/>
          <w:tab w:val="clear" w:pos="8504"/>
        </w:tabs>
        <w:rPr>
          <w:rFonts w:cs="Arial"/>
          <w:lang w:val="fr-FR"/>
        </w:rPr>
      </w:pPr>
    </w:p>
    <w:p w14:paraId="3810833C" w14:textId="77777777" w:rsidR="00126F76" w:rsidRDefault="00126F76">
      <w:pPr>
        <w:pStyle w:val="Encabezado"/>
        <w:tabs>
          <w:tab w:val="clear" w:pos="4252"/>
          <w:tab w:val="clear" w:pos="8504"/>
        </w:tabs>
        <w:rPr>
          <w:rFonts w:cs="Arial"/>
          <w:lang w:val="fr-FR"/>
        </w:rPr>
      </w:pPr>
    </w:p>
    <w:p w14:paraId="6C876172" w14:textId="77777777" w:rsidR="00126F76" w:rsidRDefault="00126F76">
      <w:pPr>
        <w:pStyle w:val="Encabezado"/>
        <w:tabs>
          <w:tab w:val="clear" w:pos="4252"/>
          <w:tab w:val="clear" w:pos="8504"/>
        </w:tabs>
        <w:rPr>
          <w:rFonts w:cs="Arial"/>
          <w:lang w:val="fr-FR"/>
        </w:rPr>
      </w:pPr>
    </w:p>
    <w:p w14:paraId="20B24BA6" w14:textId="77777777" w:rsidR="00126F76" w:rsidRDefault="00126F76">
      <w:pPr>
        <w:pStyle w:val="Encabezado"/>
        <w:tabs>
          <w:tab w:val="clear" w:pos="4252"/>
          <w:tab w:val="clear" w:pos="8504"/>
        </w:tabs>
        <w:rPr>
          <w:rFonts w:cs="Arial"/>
          <w:lang w:val="fr-FR"/>
        </w:rPr>
      </w:pPr>
    </w:p>
    <w:p w14:paraId="730CF53F" w14:textId="77777777" w:rsidR="00126F76" w:rsidRDefault="00126F76">
      <w:pPr>
        <w:pStyle w:val="Encabezado"/>
        <w:tabs>
          <w:tab w:val="clear" w:pos="4252"/>
          <w:tab w:val="clear" w:pos="8504"/>
        </w:tabs>
        <w:rPr>
          <w:rFonts w:cs="Arial"/>
          <w:lang w:val="fr-FR"/>
        </w:rPr>
      </w:pPr>
    </w:p>
    <w:p w14:paraId="532958D6"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7441F9C2"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38"/>
        <w:gridCol w:w="4256"/>
      </w:tblGrid>
      <w:tr w:rsidR="00575196" w14:paraId="75549145" w14:textId="77777777">
        <w:trPr>
          <w:jc w:val="center"/>
        </w:trPr>
        <w:tc>
          <w:tcPr>
            <w:tcW w:w="4322" w:type="dxa"/>
          </w:tcPr>
          <w:p w14:paraId="22177686"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792AADA5" w14:textId="77777777" w:rsidR="00126F76" w:rsidRDefault="00126F76">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575196" w14:paraId="04B8106C" w14:textId="77777777">
        <w:trPr>
          <w:jc w:val="center"/>
        </w:trPr>
        <w:tc>
          <w:tcPr>
            <w:tcW w:w="4322" w:type="dxa"/>
          </w:tcPr>
          <w:p w14:paraId="4855E77F" w14:textId="77777777" w:rsidR="00126F76" w:rsidRDefault="00126F76">
            <w:pPr>
              <w:pStyle w:val="Encabezado"/>
              <w:tabs>
                <w:tab w:val="clear" w:pos="4252"/>
                <w:tab w:val="clear" w:pos="8504"/>
              </w:tabs>
              <w:rPr>
                <w:rFonts w:cs="Arial"/>
                <w:lang w:val="fr-FR"/>
              </w:rPr>
            </w:pPr>
          </w:p>
        </w:tc>
        <w:tc>
          <w:tcPr>
            <w:tcW w:w="4322" w:type="dxa"/>
          </w:tcPr>
          <w:p w14:paraId="229ECE7A" w14:textId="77777777" w:rsidR="00126F76" w:rsidRDefault="00126F76">
            <w:pPr>
              <w:pStyle w:val="Encabezado"/>
              <w:tabs>
                <w:tab w:val="clear" w:pos="4252"/>
                <w:tab w:val="clear" w:pos="8504"/>
              </w:tabs>
              <w:rPr>
                <w:rFonts w:cs="Arial"/>
                <w:lang w:val="fr-FR"/>
              </w:rPr>
            </w:pPr>
          </w:p>
          <w:p w14:paraId="4163E1E8" w14:textId="77777777" w:rsidR="00126F76" w:rsidRDefault="00126F76">
            <w:pPr>
              <w:pStyle w:val="Encabezado"/>
              <w:tabs>
                <w:tab w:val="clear" w:pos="4252"/>
                <w:tab w:val="clear" w:pos="8504"/>
              </w:tabs>
              <w:rPr>
                <w:rFonts w:cs="Arial"/>
                <w:lang w:val="fr-FR"/>
              </w:rPr>
            </w:pPr>
          </w:p>
          <w:p w14:paraId="2FDE54FA" w14:textId="77777777" w:rsidR="00126F76" w:rsidRDefault="00126F76">
            <w:pPr>
              <w:pStyle w:val="Encabezado"/>
              <w:tabs>
                <w:tab w:val="clear" w:pos="4252"/>
                <w:tab w:val="clear" w:pos="8504"/>
              </w:tabs>
              <w:rPr>
                <w:rFonts w:cs="Arial"/>
                <w:lang w:val="fr-FR"/>
              </w:rPr>
            </w:pPr>
          </w:p>
          <w:p w14:paraId="7F6ED089" w14:textId="77777777" w:rsidR="00126F76" w:rsidRDefault="00126F76">
            <w:pPr>
              <w:pStyle w:val="Encabezado"/>
              <w:tabs>
                <w:tab w:val="clear" w:pos="4252"/>
                <w:tab w:val="clear" w:pos="8504"/>
              </w:tabs>
              <w:rPr>
                <w:rFonts w:cs="Arial"/>
                <w:lang w:val="fr-FR"/>
              </w:rPr>
            </w:pPr>
          </w:p>
          <w:p w14:paraId="5943102E" w14:textId="77777777" w:rsidR="00541BAB" w:rsidRDefault="00541BAB">
            <w:pPr>
              <w:pStyle w:val="Encabezado"/>
              <w:tabs>
                <w:tab w:val="clear" w:pos="4252"/>
                <w:tab w:val="clear" w:pos="8504"/>
              </w:tabs>
              <w:rPr>
                <w:rFonts w:cs="Arial"/>
                <w:lang w:val="fr-FR"/>
              </w:rPr>
            </w:pPr>
          </w:p>
          <w:p w14:paraId="7CD08AA6" w14:textId="77777777" w:rsidR="00126F76" w:rsidRDefault="00126F76">
            <w:pPr>
              <w:pStyle w:val="Encabezado"/>
              <w:tabs>
                <w:tab w:val="clear" w:pos="4252"/>
                <w:tab w:val="clear" w:pos="8504"/>
              </w:tabs>
              <w:rPr>
                <w:rFonts w:cs="Arial"/>
                <w:lang w:val="fr-FR"/>
              </w:rPr>
            </w:pPr>
          </w:p>
          <w:p w14:paraId="67640F9E" w14:textId="77777777" w:rsidR="00126F76" w:rsidRDefault="00126F76">
            <w:pPr>
              <w:pStyle w:val="Encabezado"/>
              <w:tabs>
                <w:tab w:val="clear" w:pos="4252"/>
                <w:tab w:val="clear" w:pos="8504"/>
              </w:tabs>
              <w:rPr>
                <w:rFonts w:cs="Arial"/>
                <w:lang w:val="fr-FR"/>
              </w:rPr>
            </w:pPr>
          </w:p>
        </w:tc>
      </w:tr>
      <w:tr w:rsidR="00575196" w:rsidRPr="00126F76" w14:paraId="15C882D0" w14:textId="77777777">
        <w:trPr>
          <w:jc w:val="center"/>
        </w:trPr>
        <w:tc>
          <w:tcPr>
            <w:tcW w:w="4322" w:type="dxa"/>
          </w:tcPr>
          <w:p w14:paraId="245AA18E" w14:textId="2F94150A" w:rsidR="00126F76" w:rsidRDefault="00126F76">
            <w:pPr>
              <w:pStyle w:val="Encabezado"/>
              <w:tabs>
                <w:tab w:val="clear" w:pos="4252"/>
                <w:tab w:val="clear" w:pos="8504"/>
              </w:tabs>
              <w:rPr>
                <w:rFonts w:cs="Arial"/>
              </w:rPr>
            </w:pPr>
            <w:r>
              <w:rPr>
                <w:rFonts w:cs="Arial"/>
              </w:rPr>
              <w:t>Fdo. D./ D</w:t>
            </w:r>
            <w:r w:rsidR="00974B52">
              <w:rPr>
                <w:rFonts w:cs="Arial"/>
              </w:rPr>
              <w:t>i</w:t>
            </w:r>
            <w:r>
              <w:rPr>
                <w:rFonts w:cs="Arial"/>
              </w:rPr>
              <w:t xml:space="preserve">a </w:t>
            </w:r>
          </w:p>
        </w:tc>
        <w:tc>
          <w:tcPr>
            <w:tcW w:w="4322" w:type="dxa"/>
          </w:tcPr>
          <w:p w14:paraId="43F47F68" w14:textId="14CD2359" w:rsidR="00126F76" w:rsidRDefault="00126F76">
            <w:pPr>
              <w:pStyle w:val="Encabezado"/>
              <w:tabs>
                <w:tab w:val="clear" w:pos="4252"/>
                <w:tab w:val="clear" w:pos="8504"/>
              </w:tabs>
              <w:rPr>
                <w:rFonts w:cs="Arial"/>
              </w:rPr>
            </w:pPr>
            <w:r>
              <w:rPr>
                <w:rFonts w:cs="Arial"/>
              </w:rPr>
              <w:t>Fdo. D./D</w:t>
            </w:r>
            <w:r w:rsidR="00974B52">
              <w:rPr>
                <w:rFonts w:cs="Arial"/>
              </w:rPr>
              <w:t>ia</w:t>
            </w:r>
          </w:p>
        </w:tc>
      </w:tr>
    </w:tbl>
    <w:p w14:paraId="484F2AB9" w14:textId="77777777" w:rsidR="00126F76" w:rsidRPr="00126F76" w:rsidRDefault="00126F76">
      <w:pPr>
        <w:pStyle w:val="Encabezado"/>
        <w:tabs>
          <w:tab w:val="clear" w:pos="4252"/>
          <w:tab w:val="clear" w:pos="8504"/>
        </w:tabs>
        <w:rPr>
          <w:rFonts w:cs="Arial"/>
        </w:rPr>
      </w:pPr>
    </w:p>
    <w:p w14:paraId="2026C7C9" w14:textId="77777777" w:rsidR="00126F76" w:rsidRPr="00126F76" w:rsidRDefault="00126F76">
      <w:pPr>
        <w:pStyle w:val="Encabezado"/>
        <w:tabs>
          <w:tab w:val="clear" w:pos="4252"/>
          <w:tab w:val="clear" w:pos="8504"/>
        </w:tabs>
        <w:rPr>
          <w:rFonts w:cs="Arial"/>
        </w:rPr>
      </w:pPr>
    </w:p>
    <w:p w14:paraId="0ACB35ED" w14:textId="77777777" w:rsidR="00126F76" w:rsidRPr="00126F76" w:rsidRDefault="00126F76">
      <w:pPr>
        <w:pStyle w:val="Encabezado"/>
        <w:tabs>
          <w:tab w:val="clear" w:pos="4252"/>
          <w:tab w:val="clear" w:pos="8504"/>
        </w:tabs>
        <w:rPr>
          <w:rFonts w:cs="Arial"/>
        </w:rPr>
      </w:pPr>
    </w:p>
    <w:p w14:paraId="30E078A6" w14:textId="77777777" w:rsidR="00482D99" w:rsidRDefault="00482D99">
      <w:pPr>
        <w:pStyle w:val="Encabezado"/>
        <w:tabs>
          <w:tab w:val="clear" w:pos="4252"/>
          <w:tab w:val="clear" w:pos="8504"/>
        </w:tabs>
      </w:pPr>
    </w:p>
    <w:p w14:paraId="2E8150F2" w14:textId="77777777" w:rsidR="00482D99" w:rsidRDefault="00482D99"/>
    <w:p w14:paraId="320B292F" w14:textId="77777777" w:rsidR="00482D99" w:rsidRDefault="00482D99"/>
    <w:p w14:paraId="7137BEAC" w14:textId="77777777" w:rsidR="00482D99" w:rsidRDefault="00482D99"/>
    <w:p w14:paraId="029ABB15"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0507CC01" w14:textId="77777777" w:rsidR="00482D99" w:rsidRDefault="00482D99">
      <w:pPr>
        <w:pStyle w:val="Titulo1sinnumeracion"/>
        <w:numPr>
          <w:ilvl w:val="0"/>
          <w:numId w:val="0"/>
        </w:numPr>
      </w:pPr>
      <w:bookmarkStart w:id="1" w:name="_Toc225101715"/>
      <w:r>
        <w:lastRenderedPageBreak/>
        <w:t>Contenido</w:t>
      </w:r>
      <w:bookmarkEnd w:id="1"/>
    </w:p>
    <w:p w14:paraId="07DA4D6E" w14:textId="09E16122" w:rsidR="005C1163" w:rsidRDefault="00482D99">
      <w:pPr>
        <w:pStyle w:val="TDC1"/>
        <w:tabs>
          <w:tab w:val="right" w:pos="8494"/>
        </w:tabs>
        <w:rPr>
          <w:rFonts w:ascii="Aptos" w:eastAsia="Yu Mincho" w:hAnsi="Aptos" w:cs="Arial"/>
          <w:b w:val="0"/>
          <w:bCs w:val="0"/>
          <w:caps w:val="0"/>
          <w:noProof/>
          <w:kern w:val="2"/>
          <w:sz w:val="24"/>
          <w:szCs w:val="24"/>
          <w:lang w:val="es-CO" w:eastAsia="es-CO"/>
        </w:rPr>
      </w:pPr>
      <w:r>
        <w:fldChar w:fldCharType="begin"/>
      </w:r>
      <w:r>
        <w:instrText xml:space="preserve"> TOC \o "1-3" \h \z </w:instrText>
      </w:r>
      <w:r>
        <w:fldChar w:fldCharType="separate"/>
      </w:r>
      <w:hyperlink w:anchor="_Toc225101714" w:history="1">
        <w:r w:rsidR="005C1163" w:rsidRPr="000B5375">
          <w:rPr>
            <w:rStyle w:val="Hipervnculo"/>
            <w:noProof/>
          </w:rPr>
          <w:t>Ficha del documento</w:t>
        </w:r>
        <w:r w:rsidR="005C1163">
          <w:rPr>
            <w:noProof/>
            <w:webHidden/>
          </w:rPr>
          <w:tab/>
        </w:r>
        <w:r w:rsidR="005C1163">
          <w:rPr>
            <w:noProof/>
            <w:webHidden/>
          </w:rPr>
          <w:fldChar w:fldCharType="begin"/>
        </w:r>
        <w:r w:rsidR="005C1163">
          <w:rPr>
            <w:noProof/>
            <w:webHidden/>
          </w:rPr>
          <w:instrText xml:space="preserve"> PAGEREF _Toc225101714 \h </w:instrText>
        </w:r>
        <w:r w:rsidR="005C1163">
          <w:rPr>
            <w:noProof/>
            <w:webHidden/>
          </w:rPr>
        </w:r>
        <w:r w:rsidR="005C1163">
          <w:rPr>
            <w:noProof/>
            <w:webHidden/>
          </w:rPr>
          <w:fldChar w:fldCharType="separate"/>
        </w:r>
        <w:r w:rsidR="005C1163">
          <w:rPr>
            <w:noProof/>
            <w:webHidden/>
          </w:rPr>
          <w:t>3</w:t>
        </w:r>
        <w:r w:rsidR="005C1163">
          <w:rPr>
            <w:noProof/>
            <w:webHidden/>
          </w:rPr>
          <w:fldChar w:fldCharType="end"/>
        </w:r>
      </w:hyperlink>
    </w:p>
    <w:p w14:paraId="5CD92643" w14:textId="1C85259A" w:rsidR="005C1163" w:rsidRDefault="005C1163">
      <w:pPr>
        <w:pStyle w:val="TDC1"/>
        <w:tabs>
          <w:tab w:val="right" w:pos="8494"/>
        </w:tabs>
        <w:rPr>
          <w:rFonts w:ascii="Aptos" w:eastAsia="Yu Mincho" w:hAnsi="Aptos" w:cs="Arial"/>
          <w:b w:val="0"/>
          <w:bCs w:val="0"/>
          <w:caps w:val="0"/>
          <w:noProof/>
          <w:kern w:val="2"/>
          <w:sz w:val="24"/>
          <w:szCs w:val="24"/>
          <w:lang w:val="es-CO" w:eastAsia="es-CO"/>
        </w:rPr>
      </w:pPr>
      <w:hyperlink w:anchor="_Toc225101715" w:history="1">
        <w:r w:rsidRPr="000B5375">
          <w:rPr>
            <w:rStyle w:val="Hipervnculo"/>
            <w:noProof/>
          </w:rPr>
          <w:t>Contenido</w:t>
        </w:r>
        <w:r>
          <w:rPr>
            <w:noProof/>
            <w:webHidden/>
          </w:rPr>
          <w:tab/>
        </w:r>
        <w:r>
          <w:rPr>
            <w:noProof/>
            <w:webHidden/>
          </w:rPr>
          <w:fldChar w:fldCharType="begin"/>
        </w:r>
        <w:r>
          <w:rPr>
            <w:noProof/>
            <w:webHidden/>
          </w:rPr>
          <w:instrText xml:space="preserve"> PAGEREF _Toc225101715 \h </w:instrText>
        </w:r>
        <w:r>
          <w:rPr>
            <w:noProof/>
            <w:webHidden/>
          </w:rPr>
        </w:r>
        <w:r>
          <w:rPr>
            <w:noProof/>
            <w:webHidden/>
          </w:rPr>
          <w:fldChar w:fldCharType="separate"/>
        </w:r>
        <w:r>
          <w:rPr>
            <w:noProof/>
            <w:webHidden/>
          </w:rPr>
          <w:t>4</w:t>
        </w:r>
        <w:r>
          <w:rPr>
            <w:noProof/>
            <w:webHidden/>
          </w:rPr>
          <w:fldChar w:fldCharType="end"/>
        </w:r>
      </w:hyperlink>
    </w:p>
    <w:p w14:paraId="119DC61D" w14:textId="135BCF15"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16" w:history="1">
        <w:r w:rsidRPr="000B5375">
          <w:rPr>
            <w:rStyle w:val="Hipervnculo"/>
            <w:noProof/>
          </w:rPr>
          <w:t>1</w:t>
        </w:r>
        <w:r>
          <w:rPr>
            <w:rFonts w:ascii="Aptos" w:eastAsia="Yu Mincho" w:hAnsi="Aptos" w:cs="Arial"/>
            <w:b w:val="0"/>
            <w:bCs w:val="0"/>
            <w:caps w:val="0"/>
            <w:noProof/>
            <w:kern w:val="2"/>
            <w:sz w:val="24"/>
            <w:szCs w:val="24"/>
            <w:lang w:val="es-CO" w:eastAsia="es-CO"/>
          </w:rPr>
          <w:tab/>
        </w:r>
        <w:r w:rsidRPr="000B5375">
          <w:rPr>
            <w:rStyle w:val="Hipervnculo"/>
            <w:noProof/>
          </w:rPr>
          <w:t>Introducción</w:t>
        </w:r>
        <w:r>
          <w:rPr>
            <w:noProof/>
            <w:webHidden/>
          </w:rPr>
          <w:tab/>
        </w:r>
        <w:r>
          <w:rPr>
            <w:noProof/>
            <w:webHidden/>
          </w:rPr>
          <w:fldChar w:fldCharType="begin"/>
        </w:r>
        <w:r>
          <w:rPr>
            <w:noProof/>
            <w:webHidden/>
          </w:rPr>
          <w:instrText xml:space="preserve"> PAGEREF _Toc225101716 \h </w:instrText>
        </w:r>
        <w:r>
          <w:rPr>
            <w:noProof/>
            <w:webHidden/>
          </w:rPr>
        </w:r>
        <w:r>
          <w:rPr>
            <w:noProof/>
            <w:webHidden/>
          </w:rPr>
          <w:fldChar w:fldCharType="separate"/>
        </w:r>
        <w:r>
          <w:rPr>
            <w:noProof/>
            <w:webHidden/>
          </w:rPr>
          <w:t>6</w:t>
        </w:r>
        <w:r>
          <w:rPr>
            <w:noProof/>
            <w:webHidden/>
          </w:rPr>
          <w:fldChar w:fldCharType="end"/>
        </w:r>
      </w:hyperlink>
    </w:p>
    <w:p w14:paraId="6CC5FDFB" w14:textId="34EE851F"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17" w:history="1">
        <w:r w:rsidRPr="000B5375">
          <w:rPr>
            <w:rStyle w:val="Hipervnculo"/>
            <w:noProof/>
          </w:rPr>
          <w:t>1.1</w:t>
        </w:r>
        <w:r>
          <w:rPr>
            <w:rFonts w:ascii="Aptos" w:eastAsia="Yu Mincho" w:hAnsi="Aptos" w:cs="Arial"/>
            <w:b w:val="0"/>
            <w:bCs w:val="0"/>
            <w:noProof/>
            <w:kern w:val="2"/>
            <w:sz w:val="24"/>
            <w:lang w:val="es-CO" w:eastAsia="es-CO"/>
          </w:rPr>
          <w:tab/>
        </w:r>
        <w:r w:rsidRPr="000B5375">
          <w:rPr>
            <w:rStyle w:val="Hipervnculo"/>
            <w:noProof/>
          </w:rPr>
          <w:t>Propósito</w:t>
        </w:r>
        <w:r>
          <w:rPr>
            <w:noProof/>
            <w:webHidden/>
          </w:rPr>
          <w:tab/>
        </w:r>
        <w:r>
          <w:rPr>
            <w:noProof/>
            <w:webHidden/>
          </w:rPr>
          <w:fldChar w:fldCharType="begin"/>
        </w:r>
        <w:r>
          <w:rPr>
            <w:noProof/>
            <w:webHidden/>
          </w:rPr>
          <w:instrText xml:space="preserve"> PAGEREF _Toc225101717 \h </w:instrText>
        </w:r>
        <w:r>
          <w:rPr>
            <w:noProof/>
            <w:webHidden/>
          </w:rPr>
        </w:r>
        <w:r>
          <w:rPr>
            <w:noProof/>
            <w:webHidden/>
          </w:rPr>
          <w:fldChar w:fldCharType="separate"/>
        </w:r>
        <w:r>
          <w:rPr>
            <w:noProof/>
            <w:webHidden/>
          </w:rPr>
          <w:t>6</w:t>
        </w:r>
        <w:r>
          <w:rPr>
            <w:noProof/>
            <w:webHidden/>
          </w:rPr>
          <w:fldChar w:fldCharType="end"/>
        </w:r>
      </w:hyperlink>
    </w:p>
    <w:p w14:paraId="02AD6FE9" w14:textId="69C35DE0"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18" w:history="1">
        <w:r w:rsidRPr="000B5375">
          <w:rPr>
            <w:rStyle w:val="Hipervnculo"/>
            <w:noProof/>
          </w:rPr>
          <w:t>1.2</w:t>
        </w:r>
        <w:r>
          <w:rPr>
            <w:rFonts w:ascii="Aptos" w:eastAsia="Yu Mincho" w:hAnsi="Aptos" w:cs="Arial"/>
            <w:b w:val="0"/>
            <w:bCs w:val="0"/>
            <w:noProof/>
            <w:kern w:val="2"/>
            <w:sz w:val="24"/>
            <w:lang w:val="es-CO" w:eastAsia="es-CO"/>
          </w:rPr>
          <w:tab/>
        </w:r>
        <w:r w:rsidRPr="000B5375">
          <w:rPr>
            <w:rStyle w:val="Hipervnculo"/>
            <w:noProof/>
          </w:rPr>
          <w:t>Alcance</w:t>
        </w:r>
        <w:r>
          <w:rPr>
            <w:noProof/>
            <w:webHidden/>
          </w:rPr>
          <w:tab/>
        </w:r>
        <w:r>
          <w:rPr>
            <w:noProof/>
            <w:webHidden/>
          </w:rPr>
          <w:fldChar w:fldCharType="begin"/>
        </w:r>
        <w:r>
          <w:rPr>
            <w:noProof/>
            <w:webHidden/>
          </w:rPr>
          <w:instrText xml:space="preserve"> PAGEREF _Toc225101718 \h </w:instrText>
        </w:r>
        <w:r>
          <w:rPr>
            <w:noProof/>
            <w:webHidden/>
          </w:rPr>
        </w:r>
        <w:r>
          <w:rPr>
            <w:noProof/>
            <w:webHidden/>
          </w:rPr>
          <w:fldChar w:fldCharType="separate"/>
        </w:r>
        <w:r>
          <w:rPr>
            <w:noProof/>
            <w:webHidden/>
          </w:rPr>
          <w:t>6</w:t>
        </w:r>
        <w:r>
          <w:rPr>
            <w:noProof/>
            <w:webHidden/>
          </w:rPr>
          <w:fldChar w:fldCharType="end"/>
        </w:r>
      </w:hyperlink>
    </w:p>
    <w:p w14:paraId="52AAFC82" w14:textId="0D05786D"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19" w:history="1">
        <w:r w:rsidRPr="000B5375">
          <w:rPr>
            <w:rStyle w:val="Hipervnculo"/>
            <w:noProof/>
          </w:rPr>
          <w:t>1.3</w:t>
        </w:r>
        <w:r>
          <w:rPr>
            <w:rFonts w:ascii="Aptos" w:eastAsia="Yu Mincho" w:hAnsi="Aptos" w:cs="Arial"/>
            <w:b w:val="0"/>
            <w:bCs w:val="0"/>
            <w:noProof/>
            <w:kern w:val="2"/>
            <w:sz w:val="24"/>
            <w:lang w:val="es-CO" w:eastAsia="es-CO"/>
          </w:rPr>
          <w:tab/>
        </w:r>
        <w:r w:rsidRPr="000B5375">
          <w:rPr>
            <w:rStyle w:val="Hipervnculo"/>
            <w:noProof/>
          </w:rPr>
          <w:t>Personal involucrado</w:t>
        </w:r>
        <w:r>
          <w:rPr>
            <w:noProof/>
            <w:webHidden/>
          </w:rPr>
          <w:tab/>
        </w:r>
        <w:r>
          <w:rPr>
            <w:noProof/>
            <w:webHidden/>
          </w:rPr>
          <w:fldChar w:fldCharType="begin"/>
        </w:r>
        <w:r>
          <w:rPr>
            <w:noProof/>
            <w:webHidden/>
          </w:rPr>
          <w:instrText xml:space="preserve"> PAGEREF _Toc225101719 \h </w:instrText>
        </w:r>
        <w:r>
          <w:rPr>
            <w:noProof/>
            <w:webHidden/>
          </w:rPr>
        </w:r>
        <w:r>
          <w:rPr>
            <w:noProof/>
            <w:webHidden/>
          </w:rPr>
          <w:fldChar w:fldCharType="separate"/>
        </w:r>
        <w:r>
          <w:rPr>
            <w:noProof/>
            <w:webHidden/>
          </w:rPr>
          <w:t>6</w:t>
        </w:r>
        <w:r>
          <w:rPr>
            <w:noProof/>
            <w:webHidden/>
          </w:rPr>
          <w:fldChar w:fldCharType="end"/>
        </w:r>
      </w:hyperlink>
    </w:p>
    <w:p w14:paraId="04A5F048" w14:textId="0D9EB58B"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0" w:history="1">
        <w:r w:rsidRPr="000B5375">
          <w:rPr>
            <w:rStyle w:val="Hipervnculo"/>
            <w:noProof/>
          </w:rPr>
          <w:t>1.4</w:t>
        </w:r>
        <w:r>
          <w:rPr>
            <w:rFonts w:ascii="Aptos" w:eastAsia="Yu Mincho" w:hAnsi="Aptos" w:cs="Arial"/>
            <w:b w:val="0"/>
            <w:bCs w:val="0"/>
            <w:noProof/>
            <w:kern w:val="2"/>
            <w:sz w:val="24"/>
            <w:lang w:val="es-CO" w:eastAsia="es-CO"/>
          </w:rPr>
          <w:tab/>
        </w:r>
        <w:r w:rsidRPr="000B5375">
          <w:rPr>
            <w:rStyle w:val="Hipervnculo"/>
            <w:noProof/>
          </w:rPr>
          <w:t>Definiciones, acrónimos y abreviaturas</w:t>
        </w:r>
        <w:r>
          <w:rPr>
            <w:noProof/>
            <w:webHidden/>
          </w:rPr>
          <w:tab/>
        </w:r>
        <w:r>
          <w:rPr>
            <w:noProof/>
            <w:webHidden/>
          </w:rPr>
          <w:fldChar w:fldCharType="begin"/>
        </w:r>
        <w:r>
          <w:rPr>
            <w:noProof/>
            <w:webHidden/>
          </w:rPr>
          <w:instrText xml:space="preserve"> PAGEREF _Toc225101720 \h </w:instrText>
        </w:r>
        <w:r>
          <w:rPr>
            <w:noProof/>
            <w:webHidden/>
          </w:rPr>
        </w:r>
        <w:r>
          <w:rPr>
            <w:noProof/>
            <w:webHidden/>
          </w:rPr>
          <w:fldChar w:fldCharType="separate"/>
        </w:r>
        <w:r>
          <w:rPr>
            <w:noProof/>
            <w:webHidden/>
          </w:rPr>
          <w:t>6</w:t>
        </w:r>
        <w:r>
          <w:rPr>
            <w:noProof/>
            <w:webHidden/>
          </w:rPr>
          <w:fldChar w:fldCharType="end"/>
        </w:r>
      </w:hyperlink>
    </w:p>
    <w:p w14:paraId="6CFFB798" w14:textId="5C0B6312"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1" w:history="1">
        <w:r w:rsidRPr="000B5375">
          <w:rPr>
            <w:rStyle w:val="Hipervnculo"/>
            <w:noProof/>
          </w:rPr>
          <w:t>1.5</w:t>
        </w:r>
        <w:r>
          <w:rPr>
            <w:rFonts w:ascii="Aptos" w:eastAsia="Yu Mincho" w:hAnsi="Aptos" w:cs="Arial"/>
            <w:b w:val="0"/>
            <w:bCs w:val="0"/>
            <w:noProof/>
            <w:kern w:val="2"/>
            <w:sz w:val="24"/>
            <w:lang w:val="es-CO" w:eastAsia="es-CO"/>
          </w:rPr>
          <w:tab/>
        </w:r>
        <w:r w:rsidRPr="000B5375">
          <w:rPr>
            <w:rStyle w:val="Hipervnculo"/>
            <w:noProof/>
          </w:rPr>
          <w:t>Referencias</w:t>
        </w:r>
        <w:r>
          <w:rPr>
            <w:noProof/>
            <w:webHidden/>
          </w:rPr>
          <w:tab/>
        </w:r>
        <w:r>
          <w:rPr>
            <w:noProof/>
            <w:webHidden/>
          </w:rPr>
          <w:fldChar w:fldCharType="begin"/>
        </w:r>
        <w:r>
          <w:rPr>
            <w:noProof/>
            <w:webHidden/>
          </w:rPr>
          <w:instrText xml:space="preserve"> PAGEREF _Toc225101721 \h </w:instrText>
        </w:r>
        <w:r>
          <w:rPr>
            <w:noProof/>
            <w:webHidden/>
          </w:rPr>
        </w:r>
        <w:r>
          <w:rPr>
            <w:noProof/>
            <w:webHidden/>
          </w:rPr>
          <w:fldChar w:fldCharType="separate"/>
        </w:r>
        <w:r>
          <w:rPr>
            <w:noProof/>
            <w:webHidden/>
          </w:rPr>
          <w:t>6</w:t>
        </w:r>
        <w:r>
          <w:rPr>
            <w:noProof/>
            <w:webHidden/>
          </w:rPr>
          <w:fldChar w:fldCharType="end"/>
        </w:r>
      </w:hyperlink>
    </w:p>
    <w:p w14:paraId="29334053" w14:textId="4BB5CDB3"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2" w:history="1">
        <w:r w:rsidRPr="000B5375">
          <w:rPr>
            <w:rStyle w:val="Hipervnculo"/>
            <w:noProof/>
          </w:rPr>
          <w:t>1.6</w:t>
        </w:r>
        <w:r>
          <w:rPr>
            <w:rFonts w:ascii="Aptos" w:eastAsia="Yu Mincho" w:hAnsi="Aptos" w:cs="Arial"/>
            <w:b w:val="0"/>
            <w:bCs w:val="0"/>
            <w:noProof/>
            <w:kern w:val="2"/>
            <w:sz w:val="24"/>
            <w:lang w:val="es-CO" w:eastAsia="es-CO"/>
          </w:rPr>
          <w:tab/>
        </w:r>
        <w:r w:rsidRPr="000B5375">
          <w:rPr>
            <w:rStyle w:val="Hipervnculo"/>
            <w:noProof/>
          </w:rPr>
          <w:t>Resumen</w:t>
        </w:r>
        <w:r>
          <w:rPr>
            <w:noProof/>
            <w:webHidden/>
          </w:rPr>
          <w:tab/>
        </w:r>
        <w:r>
          <w:rPr>
            <w:noProof/>
            <w:webHidden/>
          </w:rPr>
          <w:fldChar w:fldCharType="begin"/>
        </w:r>
        <w:r>
          <w:rPr>
            <w:noProof/>
            <w:webHidden/>
          </w:rPr>
          <w:instrText xml:space="preserve"> PAGEREF _Toc225101722 \h </w:instrText>
        </w:r>
        <w:r>
          <w:rPr>
            <w:noProof/>
            <w:webHidden/>
          </w:rPr>
        </w:r>
        <w:r>
          <w:rPr>
            <w:noProof/>
            <w:webHidden/>
          </w:rPr>
          <w:fldChar w:fldCharType="separate"/>
        </w:r>
        <w:r>
          <w:rPr>
            <w:noProof/>
            <w:webHidden/>
          </w:rPr>
          <w:t>6</w:t>
        </w:r>
        <w:r>
          <w:rPr>
            <w:noProof/>
            <w:webHidden/>
          </w:rPr>
          <w:fldChar w:fldCharType="end"/>
        </w:r>
      </w:hyperlink>
    </w:p>
    <w:p w14:paraId="2E377E9B" w14:textId="78B24D44"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23" w:history="1">
        <w:r w:rsidRPr="000B5375">
          <w:rPr>
            <w:rStyle w:val="Hipervnculo"/>
            <w:noProof/>
          </w:rPr>
          <w:t>2</w:t>
        </w:r>
        <w:r>
          <w:rPr>
            <w:rFonts w:ascii="Aptos" w:eastAsia="Yu Mincho" w:hAnsi="Aptos" w:cs="Arial"/>
            <w:b w:val="0"/>
            <w:bCs w:val="0"/>
            <w:caps w:val="0"/>
            <w:noProof/>
            <w:kern w:val="2"/>
            <w:sz w:val="24"/>
            <w:szCs w:val="24"/>
            <w:lang w:val="es-CO" w:eastAsia="es-CO"/>
          </w:rPr>
          <w:tab/>
        </w:r>
        <w:r w:rsidRPr="000B5375">
          <w:rPr>
            <w:rStyle w:val="Hipervnculo"/>
            <w:noProof/>
          </w:rPr>
          <w:t>Descripción general</w:t>
        </w:r>
        <w:r>
          <w:rPr>
            <w:noProof/>
            <w:webHidden/>
          </w:rPr>
          <w:tab/>
        </w:r>
        <w:r>
          <w:rPr>
            <w:noProof/>
            <w:webHidden/>
          </w:rPr>
          <w:fldChar w:fldCharType="begin"/>
        </w:r>
        <w:r>
          <w:rPr>
            <w:noProof/>
            <w:webHidden/>
          </w:rPr>
          <w:instrText xml:space="preserve"> PAGEREF _Toc225101723 \h </w:instrText>
        </w:r>
        <w:r>
          <w:rPr>
            <w:noProof/>
            <w:webHidden/>
          </w:rPr>
        </w:r>
        <w:r>
          <w:rPr>
            <w:noProof/>
            <w:webHidden/>
          </w:rPr>
          <w:fldChar w:fldCharType="separate"/>
        </w:r>
        <w:r>
          <w:rPr>
            <w:noProof/>
            <w:webHidden/>
          </w:rPr>
          <w:t>7</w:t>
        </w:r>
        <w:r>
          <w:rPr>
            <w:noProof/>
            <w:webHidden/>
          </w:rPr>
          <w:fldChar w:fldCharType="end"/>
        </w:r>
      </w:hyperlink>
    </w:p>
    <w:p w14:paraId="2200BA9B" w14:textId="3D2BFFAF"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4" w:history="1">
        <w:r w:rsidRPr="000B5375">
          <w:rPr>
            <w:rStyle w:val="Hipervnculo"/>
            <w:noProof/>
          </w:rPr>
          <w:t>2.1</w:t>
        </w:r>
        <w:r>
          <w:rPr>
            <w:rFonts w:ascii="Aptos" w:eastAsia="Yu Mincho" w:hAnsi="Aptos" w:cs="Arial"/>
            <w:b w:val="0"/>
            <w:bCs w:val="0"/>
            <w:noProof/>
            <w:kern w:val="2"/>
            <w:sz w:val="24"/>
            <w:lang w:val="es-CO" w:eastAsia="es-CO"/>
          </w:rPr>
          <w:tab/>
        </w:r>
        <w:r w:rsidRPr="000B5375">
          <w:rPr>
            <w:rStyle w:val="Hipervnculo"/>
            <w:noProof/>
          </w:rPr>
          <w:t>Perspectiva del producto</w:t>
        </w:r>
        <w:r>
          <w:rPr>
            <w:noProof/>
            <w:webHidden/>
          </w:rPr>
          <w:tab/>
        </w:r>
        <w:r>
          <w:rPr>
            <w:noProof/>
            <w:webHidden/>
          </w:rPr>
          <w:fldChar w:fldCharType="begin"/>
        </w:r>
        <w:r>
          <w:rPr>
            <w:noProof/>
            <w:webHidden/>
          </w:rPr>
          <w:instrText xml:space="preserve"> PAGEREF _Toc225101724 \h </w:instrText>
        </w:r>
        <w:r>
          <w:rPr>
            <w:noProof/>
            <w:webHidden/>
          </w:rPr>
        </w:r>
        <w:r>
          <w:rPr>
            <w:noProof/>
            <w:webHidden/>
          </w:rPr>
          <w:fldChar w:fldCharType="separate"/>
        </w:r>
        <w:r>
          <w:rPr>
            <w:noProof/>
            <w:webHidden/>
          </w:rPr>
          <w:t>7</w:t>
        </w:r>
        <w:r>
          <w:rPr>
            <w:noProof/>
            <w:webHidden/>
          </w:rPr>
          <w:fldChar w:fldCharType="end"/>
        </w:r>
      </w:hyperlink>
    </w:p>
    <w:p w14:paraId="11038BED" w14:textId="09284F99"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5" w:history="1">
        <w:r w:rsidRPr="000B5375">
          <w:rPr>
            <w:rStyle w:val="Hipervnculo"/>
            <w:noProof/>
          </w:rPr>
          <w:t>2.2</w:t>
        </w:r>
        <w:r>
          <w:rPr>
            <w:rFonts w:ascii="Aptos" w:eastAsia="Yu Mincho" w:hAnsi="Aptos" w:cs="Arial"/>
            <w:b w:val="0"/>
            <w:bCs w:val="0"/>
            <w:noProof/>
            <w:kern w:val="2"/>
            <w:sz w:val="24"/>
            <w:lang w:val="es-CO" w:eastAsia="es-CO"/>
          </w:rPr>
          <w:tab/>
        </w:r>
        <w:r w:rsidRPr="000B5375">
          <w:rPr>
            <w:rStyle w:val="Hipervnculo"/>
            <w:noProof/>
          </w:rPr>
          <w:t>Funcionalidad del producto</w:t>
        </w:r>
        <w:r>
          <w:rPr>
            <w:noProof/>
            <w:webHidden/>
          </w:rPr>
          <w:tab/>
        </w:r>
        <w:r>
          <w:rPr>
            <w:noProof/>
            <w:webHidden/>
          </w:rPr>
          <w:fldChar w:fldCharType="begin"/>
        </w:r>
        <w:r>
          <w:rPr>
            <w:noProof/>
            <w:webHidden/>
          </w:rPr>
          <w:instrText xml:space="preserve"> PAGEREF _Toc225101725 \h </w:instrText>
        </w:r>
        <w:r>
          <w:rPr>
            <w:noProof/>
            <w:webHidden/>
          </w:rPr>
        </w:r>
        <w:r>
          <w:rPr>
            <w:noProof/>
            <w:webHidden/>
          </w:rPr>
          <w:fldChar w:fldCharType="separate"/>
        </w:r>
        <w:r>
          <w:rPr>
            <w:noProof/>
            <w:webHidden/>
          </w:rPr>
          <w:t>7</w:t>
        </w:r>
        <w:r>
          <w:rPr>
            <w:noProof/>
            <w:webHidden/>
          </w:rPr>
          <w:fldChar w:fldCharType="end"/>
        </w:r>
      </w:hyperlink>
    </w:p>
    <w:p w14:paraId="501BBEBD" w14:textId="23F3DFBA"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6" w:history="1">
        <w:r w:rsidRPr="000B5375">
          <w:rPr>
            <w:rStyle w:val="Hipervnculo"/>
            <w:noProof/>
          </w:rPr>
          <w:t>2.3</w:t>
        </w:r>
        <w:r>
          <w:rPr>
            <w:rFonts w:ascii="Aptos" w:eastAsia="Yu Mincho" w:hAnsi="Aptos" w:cs="Arial"/>
            <w:b w:val="0"/>
            <w:bCs w:val="0"/>
            <w:noProof/>
            <w:kern w:val="2"/>
            <w:sz w:val="24"/>
            <w:lang w:val="es-CO" w:eastAsia="es-CO"/>
          </w:rPr>
          <w:tab/>
        </w:r>
        <w:r w:rsidRPr="000B5375">
          <w:rPr>
            <w:rStyle w:val="Hipervnculo"/>
            <w:noProof/>
          </w:rPr>
          <w:t>Características de los usuarios</w:t>
        </w:r>
        <w:r>
          <w:rPr>
            <w:noProof/>
            <w:webHidden/>
          </w:rPr>
          <w:tab/>
        </w:r>
        <w:r>
          <w:rPr>
            <w:noProof/>
            <w:webHidden/>
          </w:rPr>
          <w:fldChar w:fldCharType="begin"/>
        </w:r>
        <w:r>
          <w:rPr>
            <w:noProof/>
            <w:webHidden/>
          </w:rPr>
          <w:instrText xml:space="preserve"> PAGEREF _Toc225101726 \h </w:instrText>
        </w:r>
        <w:r>
          <w:rPr>
            <w:noProof/>
            <w:webHidden/>
          </w:rPr>
        </w:r>
        <w:r>
          <w:rPr>
            <w:noProof/>
            <w:webHidden/>
          </w:rPr>
          <w:fldChar w:fldCharType="separate"/>
        </w:r>
        <w:r>
          <w:rPr>
            <w:noProof/>
            <w:webHidden/>
          </w:rPr>
          <w:t>7</w:t>
        </w:r>
        <w:r>
          <w:rPr>
            <w:noProof/>
            <w:webHidden/>
          </w:rPr>
          <w:fldChar w:fldCharType="end"/>
        </w:r>
      </w:hyperlink>
    </w:p>
    <w:p w14:paraId="537148FA" w14:textId="2A4FE745"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7" w:history="1">
        <w:r w:rsidRPr="000B5375">
          <w:rPr>
            <w:rStyle w:val="Hipervnculo"/>
            <w:noProof/>
          </w:rPr>
          <w:t>2.4</w:t>
        </w:r>
        <w:r>
          <w:rPr>
            <w:rFonts w:ascii="Aptos" w:eastAsia="Yu Mincho" w:hAnsi="Aptos" w:cs="Arial"/>
            <w:b w:val="0"/>
            <w:bCs w:val="0"/>
            <w:noProof/>
            <w:kern w:val="2"/>
            <w:sz w:val="24"/>
            <w:lang w:val="es-CO" w:eastAsia="es-CO"/>
          </w:rPr>
          <w:tab/>
        </w:r>
        <w:r w:rsidRPr="000B5375">
          <w:rPr>
            <w:rStyle w:val="Hipervnculo"/>
            <w:noProof/>
          </w:rPr>
          <w:t>Restricciones</w:t>
        </w:r>
        <w:r>
          <w:rPr>
            <w:noProof/>
            <w:webHidden/>
          </w:rPr>
          <w:tab/>
        </w:r>
        <w:r>
          <w:rPr>
            <w:noProof/>
            <w:webHidden/>
          </w:rPr>
          <w:fldChar w:fldCharType="begin"/>
        </w:r>
        <w:r>
          <w:rPr>
            <w:noProof/>
            <w:webHidden/>
          </w:rPr>
          <w:instrText xml:space="preserve"> PAGEREF _Toc225101727 \h </w:instrText>
        </w:r>
        <w:r>
          <w:rPr>
            <w:noProof/>
            <w:webHidden/>
          </w:rPr>
        </w:r>
        <w:r>
          <w:rPr>
            <w:noProof/>
            <w:webHidden/>
          </w:rPr>
          <w:fldChar w:fldCharType="separate"/>
        </w:r>
        <w:r>
          <w:rPr>
            <w:noProof/>
            <w:webHidden/>
          </w:rPr>
          <w:t>7</w:t>
        </w:r>
        <w:r>
          <w:rPr>
            <w:noProof/>
            <w:webHidden/>
          </w:rPr>
          <w:fldChar w:fldCharType="end"/>
        </w:r>
      </w:hyperlink>
    </w:p>
    <w:p w14:paraId="3C098360" w14:textId="6E2F5C90"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8" w:history="1">
        <w:r w:rsidRPr="000B5375">
          <w:rPr>
            <w:rStyle w:val="Hipervnculo"/>
            <w:noProof/>
          </w:rPr>
          <w:t>2.5</w:t>
        </w:r>
        <w:r>
          <w:rPr>
            <w:rFonts w:ascii="Aptos" w:eastAsia="Yu Mincho" w:hAnsi="Aptos" w:cs="Arial"/>
            <w:b w:val="0"/>
            <w:bCs w:val="0"/>
            <w:noProof/>
            <w:kern w:val="2"/>
            <w:sz w:val="24"/>
            <w:lang w:val="es-CO" w:eastAsia="es-CO"/>
          </w:rPr>
          <w:tab/>
        </w:r>
        <w:r w:rsidRPr="000B5375">
          <w:rPr>
            <w:rStyle w:val="Hipervnculo"/>
            <w:noProof/>
          </w:rPr>
          <w:t>Suposiciones y dependencias</w:t>
        </w:r>
        <w:r>
          <w:rPr>
            <w:noProof/>
            <w:webHidden/>
          </w:rPr>
          <w:tab/>
        </w:r>
        <w:r>
          <w:rPr>
            <w:noProof/>
            <w:webHidden/>
          </w:rPr>
          <w:fldChar w:fldCharType="begin"/>
        </w:r>
        <w:r>
          <w:rPr>
            <w:noProof/>
            <w:webHidden/>
          </w:rPr>
          <w:instrText xml:space="preserve"> PAGEREF _Toc225101728 \h </w:instrText>
        </w:r>
        <w:r>
          <w:rPr>
            <w:noProof/>
            <w:webHidden/>
          </w:rPr>
        </w:r>
        <w:r>
          <w:rPr>
            <w:noProof/>
            <w:webHidden/>
          </w:rPr>
          <w:fldChar w:fldCharType="separate"/>
        </w:r>
        <w:r>
          <w:rPr>
            <w:noProof/>
            <w:webHidden/>
          </w:rPr>
          <w:t>7</w:t>
        </w:r>
        <w:r>
          <w:rPr>
            <w:noProof/>
            <w:webHidden/>
          </w:rPr>
          <w:fldChar w:fldCharType="end"/>
        </w:r>
      </w:hyperlink>
    </w:p>
    <w:p w14:paraId="5401CA92" w14:textId="320C5005"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29" w:history="1">
        <w:r w:rsidRPr="000B5375">
          <w:rPr>
            <w:rStyle w:val="Hipervnculo"/>
            <w:noProof/>
          </w:rPr>
          <w:t>2.6</w:t>
        </w:r>
        <w:r>
          <w:rPr>
            <w:rFonts w:ascii="Aptos" w:eastAsia="Yu Mincho" w:hAnsi="Aptos" w:cs="Arial"/>
            <w:b w:val="0"/>
            <w:bCs w:val="0"/>
            <w:noProof/>
            <w:kern w:val="2"/>
            <w:sz w:val="24"/>
            <w:lang w:val="es-CO" w:eastAsia="es-CO"/>
          </w:rPr>
          <w:tab/>
        </w:r>
        <w:r w:rsidRPr="000B5375">
          <w:rPr>
            <w:rStyle w:val="Hipervnculo"/>
            <w:noProof/>
          </w:rPr>
          <w:t>Evolución previsible del sistema</w:t>
        </w:r>
        <w:r>
          <w:rPr>
            <w:noProof/>
            <w:webHidden/>
          </w:rPr>
          <w:tab/>
        </w:r>
        <w:r>
          <w:rPr>
            <w:noProof/>
            <w:webHidden/>
          </w:rPr>
          <w:fldChar w:fldCharType="begin"/>
        </w:r>
        <w:r>
          <w:rPr>
            <w:noProof/>
            <w:webHidden/>
          </w:rPr>
          <w:instrText xml:space="preserve"> PAGEREF _Toc225101729 \h </w:instrText>
        </w:r>
        <w:r>
          <w:rPr>
            <w:noProof/>
            <w:webHidden/>
          </w:rPr>
        </w:r>
        <w:r>
          <w:rPr>
            <w:noProof/>
            <w:webHidden/>
          </w:rPr>
          <w:fldChar w:fldCharType="separate"/>
        </w:r>
        <w:r>
          <w:rPr>
            <w:noProof/>
            <w:webHidden/>
          </w:rPr>
          <w:t>7</w:t>
        </w:r>
        <w:r>
          <w:rPr>
            <w:noProof/>
            <w:webHidden/>
          </w:rPr>
          <w:fldChar w:fldCharType="end"/>
        </w:r>
      </w:hyperlink>
    </w:p>
    <w:p w14:paraId="63C534EE" w14:textId="026E32E9"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30" w:history="1">
        <w:r w:rsidRPr="000B5375">
          <w:rPr>
            <w:rStyle w:val="Hipervnculo"/>
            <w:noProof/>
          </w:rPr>
          <w:t>3</w:t>
        </w:r>
        <w:r>
          <w:rPr>
            <w:rFonts w:ascii="Aptos" w:eastAsia="Yu Mincho" w:hAnsi="Aptos" w:cs="Arial"/>
            <w:b w:val="0"/>
            <w:bCs w:val="0"/>
            <w:caps w:val="0"/>
            <w:noProof/>
            <w:kern w:val="2"/>
            <w:sz w:val="24"/>
            <w:szCs w:val="24"/>
            <w:lang w:val="es-CO" w:eastAsia="es-CO"/>
          </w:rPr>
          <w:tab/>
        </w:r>
        <w:r w:rsidRPr="000B5375">
          <w:rPr>
            <w:rStyle w:val="Hipervnculo"/>
            <w:noProof/>
          </w:rPr>
          <w:t>Requisitos específicos</w:t>
        </w:r>
        <w:r>
          <w:rPr>
            <w:noProof/>
            <w:webHidden/>
          </w:rPr>
          <w:tab/>
        </w:r>
        <w:r>
          <w:rPr>
            <w:noProof/>
            <w:webHidden/>
          </w:rPr>
          <w:fldChar w:fldCharType="begin"/>
        </w:r>
        <w:r>
          <w:rPr>
            <w:noProof/>
            <w:webHidden/>
          </w:rPr>
          <w:instrText xml:space="preserve"> PAGEREF _Toc225101730 \h </w:instrText>
        </w:r>
        <w:r>
          <w:rPr>
            <w:noProof/>
            <w:webHidden/>
          </w:rPr>
        </w:r>
        <w:r>
          <w:rPr>
            <w:noProof/>
            <w:webHidden/>
          </w:rPr>
          <w:fldChar w:fldCharType="separate"/>
        </w:r>
        <w:r>
          <w:rPr>
            <w:noProof/>
            <w:webHidden/>
          </w:rPr>
          <w:t>7</w:t>
        </w:r>
        <w:r>
          <w:rPr>
            <w:noProof/>
            <w:webHidden/>
          </w:rPr>
          <w:fldChar w:fldCharType="end"/>
        </w:r>
      </w:hyperlink>
    </w:p>
    <w:p w14:paraId="1F8C6BE6" w14:textId="1F6371E0"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31" w:history="1">
        <w:r w:rsidRPr="000B5375">
          <w:rPr>
            <w:rStyle w:val="Hipervnculo"/>
            <w:noProof/>
          </w:rPr>
          <w:t>3.1</w:t>
        </w:r>
        <w:r>
          <w:rPr>
            <w:rFonts w:ascii="Aptos" w:eastAsia="Yu Mincho" w:hAnsi="Aptos" w:cs="Arial"/>
            <w:b w:val="0"/>
            <w:bCs w:val="0"/>
            <w:noProof/>
            <w:kern w:val="2"/>
            <w:sz w:val="24"/>
            <w:lang w:val="es-CO" w:eastAsia="es-CO"/>
          </w:rPr>
          <w:tab/>
        </w:r>
        <w:r w:rsidRPr="000B5375">
          <w:rPr>
            <w:rStyle w:val="Hipervnculo"/>
            <w:noProof/>
          </w:rPr>
          <w:t>Requisitos comunes de los interfaces</w:t>
        </w:r>
        <w:r>
          <w:rPr>
            <w:noProof/>
            <w:webHidden/>
          </w:rPr>
          <w:tab/>
        </w:r>
        <w:r>
          <w:rPr>
            <w:noProof/>
            <w:webHidden/>
          </w:rPr>
          <w:fldChar w:fldCharType="begin"/>
        </w:r>
        <w:r>
          <w:rPr>
            <w:noProof/>
            <w:webHidden/>
          </w:rPr>
          <w:instrText xml:space="preserve"> PAGEREF _Toc225101731 \h </w:instrText>
        </w:r>
        <w:r>
          <w:rPr>
            <w:noProof/>
            <w:webHidden/>
          </w:rPr>
        </w:r>
        <w:r>
          <w:rPr>
            <w:noProof/>
            <w:webHidden/>
          </w:rPr>
          <w:fldChar w:fldCharType="separate"/>
        </w:r>
        <w:r>
          <w:rPr>
            <w:noProof/>
            <w:webHidden/>
          </w:rPr>
          <w:t>8</w:t>
        </w:r>
        <w:r>
          <w:rPr>
            <w:noProof/>
            <w:webHidden/>
          </w:rPr>
          <w:fldChar w:fldCharType="end"/>
        </w:r>
      </w:hyperlink>
    </w:p>
    <w:p w14:paraId="69141D6F" w14:textId="3BD378FC"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2" w:history="1">
        <w:r w:rsidRPr="000B5375">
          <w:rPr>
            <w:rStyle w:val="Hipervnculo"/>
            <w:noProof/>
          </w:rPr>
          <w:t>3.1.1</w:t>
        </w:r>
        <w:r>
          <w:rPr>
            <w:rFonts w:ascii="Aptos" w:eastAsia="Yu Mincho" w:hAnsi="Aptos" w:cs="Arial"/>
            <w:noProof/>
            <w:kern w:val="2"/>
            <w:sz w:val="24"/>
            <w:lang w:val="es-CO" w:eastAsia="es-CO"/>
          </w:rPr>
          <w:tab/>
        </w:r>
        <w:r w:rsidRPr="000B5375">
          <w:rPr>
            <w:rStyle w:val="Hipervnculo"/>
            <w:noProof/>
          </w:rPr>
          <w:t>Interfaces de usuario</w:t>
        </w:r>
        <w:r>
          <w:rPr>
            <w:noProof/>
            <w:webHidden/>
          </w:rPr>
          <w:tab/>
        </w:r>
        <w:r>
          <w:rPr>
            <w:noProof/>
            <w:webHidden/>
          </w:rPr>
          <w:fldChar w:fldCharType="begin"/>
        </w:r>
        <w:r>
          <w:rPr>
            <w:noProof/>
            <w:webHidden/>
          </w:rPr>
          <w:instrText xml:space="preserve"> PAGEREF _Toc225101732 \h </w:instrText>
        </w:r>
        <w:r>
          <w:rPr>
            <w:noProof/>
            <w:webHidden/>
          </w:rPr>
        </w:r>
        <w:r>
          <w:rPr>
            <w:noProof/>
            <w:webHidden/>
          </w:rPr>
          <w:fldChar w:fldCharType="separate"/>
        </w:r>
        <w:r>
          <w:rPr>
            <w:noProof/>
            <w:webHidden/>
          </w:rPr>
          <w:t>8</w:t>
        </w:r>
        <w:r>
          <w:rPr>
            <w:noProof/>
            <w:webHidden/>
          </w:rPr>
          <w:fldChar w:fldCharType="end"/>
        </w:r>
      </w:hyperlink>
    </w:p>
    <w:p w14:paraId="43BA2515" w14:textId="1CE19182"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3" w:history="1">
        <w:r w:rsidRPr="000B5375">
          <w:rPr>
            <w:rStyle w:val="Hipervnculo"/>
            <w:noProof/>
          </w:rPr>
          <w:t>3.1.2</w:t>
        </w:r>
        <w:r>
          <w:rPr>
            <w:rFonts w:ascii="Aptos" w:eastAsia="Yu Mincho" w:hAnsi="Aptos" w:cs="Arial"/>
            <w:noProof/>
            <w:kern w:val="2"/>
            <w:sz w:val="24"/>
            <w:lang w:val="es-CO" w:eastAsia="es-CO"/>
          </w:rPr>
          <w:tab/>
        </w:r>
        <w:r w:rsidRPr="000B5375">
          <w:rPr>
            <w:rStyle w:val="Hipervnculo"/>
            <w:noProof/>
          </w:rPr>
          <w:t>Interfaces de hardware</w:t>
        </w:r>
        <w:r>
          <w:rPr>
            <w:noProof/>
            <w:webHidden/>
          </w:rPr>
          <w:tab/>
        </w:r>
        <w:r>
          <w:rPr>
            <w:noProof/>
            <w:webHidden/>
          </w:rPr>
          <w:fldChar w:fldCharType="begin"/>
        </w:r>
        <w:r>
          <w:rPr>
            <w:noProof/>
            <w:webHidden/>
          </w:rPr>
          <w:instrText xml:space="preserve"> PAGEREF _Toc225101733 \h </w:instrText>
        </w:r>
        <w:r>
          <w:rPr>
            <w:noProof/>
            <w:webHidden/>
          </w:rPr>
        </w:r>
        <w:r>
          <w:rPr>
            <w:noProof/>
            <w:webHidden/>
          </w:rPr>
          <w:fldChar w:fldCharType="separate"/>
        </w:r>
        <w:r>
          <w:rPr>
            <w:noProof/>
            <w:webHidden/>
          </w:rPr>
          <w:t>8</w:t>
        </w:r>
        <w:r>
          <w:rPr>
            <w:noProof/>
            <w:webHidden/>
          </w:rPr>
          <w:fldChar w:fldCharType="end"/>
        </w:r>
      </w:hyperlink>
    </w:p>
    <w:p w14:paraId="572D76D6" w14:textId="20729E76"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4" w:history="1">
        <w:r w:rsidRPr="000B5375">
          <w:rPr>
            <w:rStyle w:val="Hipervnculo"/>
            <w:noProof/>
            <w:lang w:val="fr-FR"/>
          </w:rPr>
          <w:t>3.1.3</w:t>
        </w:r>
        <w:r>
          <w:rPr>
            <w:rFonts w:ascii="Aptos" w:eastAsia="Yu Mincho" w:hAnsi="Aptos" w:cs="Arial"/>
            <w:noProof/>
            <w:kern w:val="2"/>
            <w:sz w:val="24"/>
            <w:lang w:val="es-CO" w:eastAsia="es-CO"/>
          </w:rPr>
          <w:tab/>
        </w:r>
        <w:r w:rsidRPr="000B5375">
          <w:rPr>
            <w:rStyle w:val="Hipervnculo"/>
            <w:noProof/>
            <w:lang w:val="fr-FR"/>
          </w:rPr>
          <w:t>Interfaces de software</w:t>
        </w:r>
        <w:r>
          <w:rPr>
            <w:noProof/>
            <w:webHidden/>
          </w:rPr>
          <w:tab/>
        </w:r>
        <w:r>
          <w:rPr>
            <w:noProof/>
            <w:webHidden/>
          </w:rPr>
          <w:fldChar w:fldCharType="begin"/>
        </w:r>
        <w:r>
          <w:rPr>
            <w:noProof/>
            <w:webHidden/>
          </w:rPr>
          <w:instrText xml:space="preserve"> PAGEREF _Toc225101734 \h </w:instrText>
        </w:r>
        <w:r>
          <w:rPr>
            <w:noProof/>
            <w:webHidden/>
          </w:rPr>
        </w:r>
        <w:r>
          <w:rPr>
            <w:noProof/>
            <w:webHidden/>
          </w:rPr>
          <w:fldChar w:fldCharType="separate"/>
        </w:r>
        <w:r>
          <w:rPr>
            <w:noProof/>
            <w:webHidden/>
          </w:rPr>
          <w:t>8</w:t>
        </w:r>
        <w:r>
          <w:rPr>
            <w:noProof/>
            <w:webHidden/>
          </w:rPr>
          <w:fldChar w:fldCharType="end"/>
        </w:r>
      </w:hyperlink>
    </w:p>
    <w:p w14:paraId="0634D247" w14:textId="76027F38"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5" w:history="1">
        <w:r w:rsidRPr="000B5375">
          <w:rPr>
            <w:rStyle w:val="Hipervnculo"/>
            <w:noProof/>
          </w:rPr>
          <w:t>3.1.4</w:t>
        </w:r>
        <w:r>
          <w:rPr>
            <w:rFonts w:ascii="Aptos" w:eastAsia="Yu Mincho" w:hAnsi="Aptos" w:cs="Arial"/>
            <w:noProof/>
            <w:kern w:val="2"/>
            <w:sz w:val="24"/>
            <w:lang w:val="es-CO" w:eastAsia="es-CO"/>
          </w:rPr>
          <w:tab/>
        </w:r>
        <w:r w:rsidRPr="000B5375">
          <w:rPr>
            <w:rStyle w:val="Hipervnculo"/>
            <w:noProof/>
          </w:rPr>
          <w:t>Interfaces de comunicación</w:t>
        </w:r>
        <w:r>
          <w:rPr>
            <w:noProof/>
            <w:webHidden/>
          </w:rPr>
          <w:tab/>
        </w:r>
        <w:r>
          <w:rPr>
            <w:noProof/>
            <w:webHidden/>
          </w:rPr>
          <w:fldChar w:fldCharType="begin"/>
        </w:r>
        <w:r>
          <w:rPr>
            <w:noProof/>
            <w:webHidden/>
          </w:rPr>
          <w:instrText xml:space="preserve"> PAGEREF _Toc225101735 \h </w:instrText>
        </w:r>
        <w:r>
          <w:rPr>
            <w:noProof/>
            <w:webHidden/>
          </w:rPr>
        </w:r>
        <w:r>
          <w:rPr>
            <w:noProof/>
            <w:webHidden/>
          </w:rPr>
          <w:fldChar w:fldCharType="separate"/>
        </w:r>
        <w:r>
          <w:rPr>
            <w:noProof/>
            <w:webHidden/>
          </w:rPr>
          <w:t>8</w:t>
        </w:r>
        <w:r>
          <w:rPr>
            <w:noProof/>
            <w:webHidden/>
          </w:rPr>
          <w:fldChar w:fldCharType="end"/>
        </w:r>
      </w:hyperlink>
    </w:p>
    <w:p w14:paraId="33739BCD" w14:textId="5E0DA7E6"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36" w:history="1">
        <w:r w:rsidRPr="000B5375">
          <w:rPr>
            <w:rStyle w:val="Hipervnculo"/>
            <w:noProof/>
          </w:rPr>
          <w:t>3.2</w:t>
        </w:r>
        <w:r>
          <w:rPr>
            <w:rFonts w:ascii="Aptos" w:eastAsia="Yu Mincho" w:hAnsi="Aptos" w:cs="Arial"/>
            <w:b w:val="0"/>
            <w:bCs w:val="0"/>
            <w:noProof/>
            <w:kern w:val="2"/>
            <w:sz w:val="24"/>
            <w:lang w:val="es-CO" w:eastAsia="es-CO"/>
          </w:rPr>
          <w:tab/>
        </w:r>
        <w:r w:rsidRPr="000B5375">
          <w:rPr>
            <w:rStyle w:val="Hipervnculo"/>
            <w:noProof/>
          </w:rPr>
          <w:t>Requisitos funcionales</w:t>
        </w:r>
        <w:r>
          <w:rPr>
            <w:noProof/>
            <w:webHidden/>
          </w:rPr>
          <w:tab/>
        </w:r>
        <w:r>
          <w:rPr>
            <w:noProof/>
            <w:webHidden/>
          </w:rPr>
          <w:fldChar w:fldCharType="begin"/>
        </w:r>
        <w:r>
          <w:rPr>
            <w:noProof/>
            <w:webHidden/>
          </w:rPr>
          <w:instrText xml:space="preserve"> PAGEREF _Toc225101736 \h </w:instrText>
        </w:r>
        <w:r>
          <w:rPr>
            <w:noProof/>
            <w:webHidden/>
          </w:rPr>
        </w:r>
        <w:r>
          <w:rPr>
            <w:noProof/>
            <w:webHidden/>
          </w:rPr>
          <w:fldChar w:fldCharType="separate"/>
        </w:r>
        <w:r>
          <w:rPr>
            <w:noProof/>
            <w:webHidden/>
          </w:rPr>
          <w:t>8</w:t>
        </w:r>
        <w:r>
          <w:rPr>
            <w:noProof/>
            <w:webHidden/>
          </w:rPr>
          <w:fldChar w:fldCharType="end"/>
        </w:r>
      </w:hyperlink>
    </w:p>
    <w:p w14:paraId="752CCF2D" w14:textId="0B6331AE"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7" w:history="1">
        <w:r w:rsidRPr="000B5375">
          <w:rPr>
            <w:rStyle w:val="Hipervnculo"/>
            <w:noProof/>
          </w:rPr>
          <w:t>3.2.1</w:t>
        </w:r>
        <w:r>
          <w:rPr>
            <w:rFonts w:ascii="Aptos" w:eastAsia="Yu Mincho" w:hAnsi="Aptos" w:cs="Arial"/>
            <w:noProof/>
            <w:kern w:val="2"/>
            <w:sz w:val="24"/>
            <w:lang w:val="es-CO" w:eastAsia="es-CO"/>
          </w:rPr>
          <w:tab/>
        </w:r>
        <w:r w:rsidRPr="000B5375">
          <w:rPr>
            <w:rStyle w:val="Hipervnculo"/>
            <w:noProof/>
          </w:rPr>
          <w:t>Requisito funcional 1</w:t>
        </w:r>
        <w:r>
          <w:rPr>
            <w:noProof/>
            <w:webHidden/>
          </w:rPr>
          <w:tab/>
        </w:r>
        <w:r>
          <w:rPr>
            <w:noProof/>
            <w:webHidden/>
          </w:rPr>
          <w:fldChar w:fldCharType="begin"/>
        </w:r>
        <w:r>
          <w:rPr>
            <w:noProof/>
            <w:webHidden/>
          </w:rPr>
          <w:instrText xml:space="preserve"> PAGEREF _Toc225101737 \h </w:instrText>
        </w:r>
        <w:r>
          <w:rPr>
            <w:noProof/>
            <w:webHidden/>
          </w:rPr>
        </w:r>
        <w:r>
          <w:rPr>
            <w:noProof/>
            <w:webHidden/>
          </w:rPr>
          <w:fldChar w:fldCharType="separate"/>
        </w:r>
        <w:r>
          <w:rPr>
            <w:noProof/>
            <w:webHidden/>
          </w:rPr>
          <w:t>9</w:t>
        </w:r>
        <w:r>
          <w:rPr>
            <w:noProof/>
            <w:webHidden/>
          </w:rPr>
          <w:fldChar w:fldCharType="end"/>
        </w:r>
      </w:hyperlink>
    </w:p>
    <w:p w14:paraId="5314EB08" w14:textId="75E32AC5"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8" w:history="1">
        <w:r w:rsidRPr="000B5375">
          <w:rPr>
            <w:rStyle w:val="Hipervnculo"/>
            <w:noProof/>
          </w:rPr>
          <w:t>3.2.2</w:t>
        </w:r>
        <w:r>
          <w:rPr>
            <w:rFonts w:ascii="Aptos" w:eastAsia="Yu Mincho" w:hAnsi="Aptos" w:cs="Arial"/>
            <w:noProof/>
            <w:kern w:val="2"/>
            <w:sz w:val="24"/>
            <w:lang w:val="es-CO" w:eastAsia="es-CO"/>
          </w:rPr>
          <w:tab/>
        </w:r>
        <w:r w:rsidRPr="000B5375">
          <w:rPr>
            <w:rStyle w:val="Hipervnculo"/>
            <w:noProof/>
          </w:rPr>
          <w:t>Requisito funcional 2</w:t>
        </w:r>
        <w:r>
          <w:rPr>
            <w:noProof/>
            <w:webHidden/>
          </w:rPr>
          <w:tab/>
        </w:r>
        <w:r>
          <w:rPr>
            <w:noProof/>
            <w:webHidden/>
          </w:rPr>
          <w:fldChar w:fldCharType="begin"/>
        </w:r>
        <w:r>
          <w:rPr>
            <w:noProof/>
            <w:webHidden/>
          </w:rPr>
          <w:instrText xml:space="preserve"> PAGEREF _Toc225101738 \h </w:instrText>
        </w:r>
        <w:r>
          <w:rPr>
            <w:noProof/>
            <w:webHidden/>
          </w:rPr>
        </w:r>
        <w:r>
          <w:rPr>
            <w:noProof/>
            <w:webHidden/>
          </w:rPr>
          <w:fldChar w:fldCharType="separate"/>
        </w:r>
        <w:r>
          <w:rPr>
            <w:noProof/>
            <w:webHidden/>
          </w:rPr>
          <w:t>9</w:t>
        </w:r>
        <w:r>
          <w:rPr>
            <w:noProof/>
            <w:webHidden/>
          </w:rPr>
          <w:fldChar w:fldCharType="end"/>
        </w:r>
      </w:hyperlink>
    </w:p>
    <w:p w14:paraId="64896B25" w14:textId="61D303AD"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39" w:history="1">
        <w:r w:rsidRPr="000B5375">
          <w:rPr>
            <w:rStyle w:val="Hipervnculo"/>
            <w:noProof/>
          </w:rPr>
          <w:t>3.2.3</w:t>
        </w:r>
        <w:r>
          <w:rPr>
            <w:rFonts w:ascii="Aptos" w:eastAsia="Yu Mincho" w:hAnsi="Aptos" w:cs="Arial"/>
            <w:noProof/>
            <w:kern w:val="2"/>
            <w:sz w:val="24"/>
            <w:lang w:val="es-CO" w:eastAsia="es-CO"/>
          </w:rPr>
          <w:tab/>
        </w:r>
        <w:r w:rsidRPr="000B5375">
          <w:rPr>
            <w:rStyle w:val="Hipervnculo"/>
            <w:noProof/>
          </w:rPr>
          <w:t>Requisito funcional 3</w:t>
        </w:r>
        <w:r>
          <w:rPr>
            <w:noProof/>
            <w:webHidden/>
          </w:rPr>
          <w:tab/>
        </w:r>
        <w:r>
          <w:rPr>
            <w:noProof/>
            <w:webHidden/>
          </w:rPr>
          <w:fldChar w:fldCharType="begin"/>
        </w:r>
        <w:r>
          <w:rPr>
            <w:noProof/>
            <w:webHidden/>
          </w:rPr>
          <w:instrText xml:space="preserve"> PAGEREF _Toc225101739 \h </w:instrText>
        </w:r>
        <w:r>
          <w:rPr>
            <w:noProof/>
            <w:webHidden/>
          </w:rPr>
        </w:r>
        <w:r>
          <w:rPr>
            <w:noProof/>
            <w:webHidden/>
          </w:rPr>
          <w:fldChar w:fldCharType="separate"/>
        </w:r>
        <w:r>
          <w:rPr>
            <w:noProof/>
            <w:webHidden/>
          </w:rPr>
          <w:t>9</w:t>
        </w:r>
        <w:r>
          <w:rPr>
            <w:noProof/>
            <w:webHidden/>
          </w:rPr>
          <w:fldChar w:fldCharType="end"/>
        </w:r>
      </w:hyperlink>
    </w:p>
    <w:p w14:paraId="06E05119" w14:textId="139BA007"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0" w:history="1">
        <w:r w:rsidRPr="000B5375">
          <w:rPr>
            <w:rStyle w:val="Hipervnculo"/>
            <w:noProof/>
          </w:rPr>
          <w:t>3.2.4</w:t>
        </w:r>
        <w:r>
          <w:rPr>
            <w:rFonts w:ascii="Aptos" w:eastAsia="Yu Mincho" w:hAnsi="Aptos" w:cs="Arial"/>
            <w:noProof/>
            <w:kern w:val="2"/>
            <w:sz w:val="24"/>
            <w:lang w:val="es-CO" w:eastAsia="es-CO"/>
          </w:rPr>
          <w:tab/>
        </w:r>
        <w:r w:rsidRPr="000B5375">
          <w:rPr>
            <w:rStyle w:val="Hipervnculo"/>
            <w:noProof/>
          </w:rPr>
          <w:t>Requisito funcional n</w:t>
        </w:r>
        <w:r>
          <w:rPr>
            <w:noProof/>
            <w:webHidden/>
          </w:rPr>
          <w:tab/>
        </w:r>
        <w:r>
          <w:rPr>
            <w:noProof/>
            <w:webHidden/>
          </w:rPr>
          <w:fldChar w:fldCharType="begin"/>
        </w:r>
        <w:r>
          <w:rPr>
            <w:noProof/>
            <w:webHidden/>
          </w:rPr>
          <w:instrText xml:space="preserve"> PAGEREF _Toc225101740 \h </w:instrText>
        </w:r>
        <w:r>
          <w:rPr>
            <w:noProof/>
            <w:webHidden/>
          </w:rPr>
        </w:r>
        <w:r>
          <w:rPr>
            <w:noProof/>
            <w:webHidden/>
          </w:rPr>
          <w:fldChar w:fldCharType="separate"/>
        </w:r>
        <w:r>
          <w:rPr>
            <w:noProof/>
            <w:webHidden/>
          </w:rPr>
          <w:t>9</w:t>
        </w:r>
        <w:r>
          <w:rPr>
            <w:noProof/>
            <w:webHidden/>
          </w:rPr>
          <w:fldChar w:fldCharType="end"/>
        </w:r>
      </w:hyperlink>
    </w:p>
    <w:p w14:paraId="6693D9B6" w14:textId="25BFDBC3"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41" w:history="1">
        <w:r w:rsidRPr="000B5375">
          <w:rPr>
            <w:rStyle w:val="Hipervnculo"/>
            <w:noProof/>
          </w:rPr>
          <w:t>3.3</w:t>
        </w:r>
        <w:r>
          <w:rPr>
            <w:rFonts w:ascii="Aptos" w:eastAsia="Yu Mincho" w:hAnsi="Aptos" w:cs="Arial"/>
            <w:b w:val="0"/>
            <w:bCs w:val="0"/>
            <w:noProof/>
            <w:kern w:val="2"/>
            <w:sz w:val="24"/>
            <w:lang w:val="es-CO" w:eastAsia="es-CO"/>
          </w:rPr>
          <w:tab/>
        </w:r>
        <w:r w:rsidRPr="000B5375">
          <w:rPr>
            <w:rStyle w:val="Hipervnculo"/>
            <w:noProof/>
          </w:rPr>
          <w:t>Requisitos no funcionales</w:t>
        </w:r>
        <w:r>
          <w:rPr>
            <w:noProof/>
            <w:webHidden/>
          </w:rPr>
          <w:tab/>
        </w:r>
        <w:r>
          <w:rPr>
            <w:noProof/>
            <w:webHidden/>
          </w:rPr>
          <w:fldChar w:fldCharType="begin"/>
        </w:r>
        <w:r>
          <w:rPr>
            <w:noProof/>
            <w:webHidden/>
          </w:rPr>
          <w:instrText xml:space="preserve"> PAGEREF _Toc225101741 \h </w:instrText>
        </w:r>
        <w:r>
          <w:rPr>
            <w:noProof/>
            <w:webHidden/>
          </w:rPr>
        </w:r>
        <w:r>
          <w:rPr>
            <w:noProof/>
            <w:webHidden/>
          </w:rPr>
          <w:fldChar w:fldCharType="separate"/>
        </w:r>
        <w:r>
          <w:rPr>
            <w:noProof/>
            <w:webHidden/>
          </w:rPr>
          <w:t>9</w:t>
        </w:r>
        <w:r>
          <w:rPr>
            <w:noProof/>
            <w:webHidden/>
          </w:rPr>
          <w:fldChar w:fldCharType="end"/>
        </w:r>
      </w:hyperlink>
    </w:p>
    <w:p w14:paraId="51140CB5" w14:textId="651725C3"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2" w:history="1">
        <w:r w:rsidRPr="000B5375">
          <w:rPr>
            <w:rStyle w:val="Hipervnculo"/>
            <w:noProof/>
          </w:rPr>
          <w:t>3.3.1</w:t>
        </w:r>
        <w:r>
          <w:rPr>
            <w:rFonts w:ascii="Aptos" w:eastAsia="Yu Mincho" w:hAnsi="Aptos" w:cs="Arial"/>
            <w:noProof/>
            <w:kern w:val="2"/>
            <w:sz w:val="24"/>
            <w:lang w:val="es-CO" w:eastAsia="es-CO"/>
          </w:rPr>
          <w:tab/>
        </w:r>
        <w:r w:rsidRPr="000B5375">
          <w:rPr>
            <w:rStyle w:val="Hipervnculo"/>
            <w:noProof/>
          </w:rPr>
          <w:t>Requisitos de rendimiento</w:t>
        </w:r>
        <w:r>
          <w:rPr>
            <w:noProof/>
            <w:webHidden/>
          </w:rPr>
          <w:tab/>
        </w:r>
        <w:r>
          <w:rPr>
            <w:noProof/>
            <w:webHidden/>
          </w:rPr>
          <w:fldChar w:fldCharType="begin"/>
        </w:r>
        <w:r>
          <w:rPr>
            <w:noProof/>
            <w:webHidden/>
          </w:rPr>
          <w:instrText xml:space="preserve"> PAGEREF _Toc225101742 \h </w:instrText>
        </w:r>
        <w:r>
          <w:rPr>
            <w:noProof/>
            <w:webHidden/>
          </w:rPr>
        </w:r>
        <w:r>
          <w:rPr>
            <w:noProof/>
            <w:webHidden/>
          </w:rPr>
          <w:fldChar w:fldCharType="separate"/>
        </w:r>
        <w:r>
          <w:rPr>
            <w:noProof/>
            <w:webHidden/>
          </w:rPr>
          <w:t>9</w:t>
        </w:r>
        <w:r>
          <w:rPr>
            <w:noProof/>
            <w:webHidden/>
          </w:rPr>
          <w:fldChar w:fldCharType="end"/>
        </w:r>
      </w:hyperlink>
    </w:p>
    <w:p w14:paraId="093863AF" w14:textId="49CEEDEA"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3" w:history="1">
        <w:r w:rsidRPr="000B5375">
          <w:rPr>
            <w:rStyle w:val="Hipervnculo"/>
            <w:noProof/>
          </w:rPr>
          <w:t>3.3.2</w:t>
        </w:r>
        <w:r>
          <w:rPr>
            <w:rFonts w:ascii="Aptos" w:eastAsia="Yu Mincho" w:hAnsi="Aptos" w:cs="Arial"/>
            <w:noProof/>
            <w:kern w:val="2"/>
            <w:sz w:val="24"/>
            <w:lang w:val="es-CO" w:eastAsia="es-CO"/>
          </w:rPr>
          <w:tab/>
        </w:r>
        <w:r w:rsidRPr="000B5375">
          <w:rPr>
            <w:rStyle w:val="Hipervnculo"/>
            <w:noProof/>
          </w:rPr>
          <w:t>Seguridad</w:t>
        </w:r>
        <w:r>
          <w:rPr>
            <w:noProof/>
            <w:webHidden/>
          </w:rPr>
          <w:tab/>
        </w:r>
        <w:r>
          <w:rPr>
            <w:noProof/>
            <w:webHidden/>
          </w:rPr>
          <w:fldChar w:fldCharType="begin"/>
        </w:r>
        <w:r>
          <w:rPr>
            <w:noProof/>
            <w:webHidden/>
          </w:rPr>
          <w:instrText xml:space="preserve"> PAGEREF _Toc225101743 \h </w:instrText>
        </w:r>
        <w:r>
          <w:rPr>
            <w:noProof/>
            <w:webHidden/>
          </w:rPr>
        </w:r>
        <w:r>
          <w:rPr>
            <w:noProof/>
            <w:webHidden/>
          </w:rPr>
          <w:fldChar w:fldCharType="separate"/>
        </w:r>
        <w:r>
          <w:rPr>
            <w:noProof/>
            <w:webHidden/>
          </w:rPr>
          <w:t>9</w:t>
        </w:r>
        <w:r>
          <w:rPr>
            <w:noProof/>
            <w:webHidden/>
          </w:rPr>
          <w:fldChar w:fldCharType="end"/>
        </w:r>
      </w:hyperlink>
    </w:p>
    <w:p w14:paraId="5354E194" w14:textId="25FB93E6"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4" w:history="1">
        <w:r w:rsidRPr="000B5375">
          <w:rPr>
            <w:rStyle w:val="Hipervnculo"/>
            <w:noProof/>
          </w:rPr>
          <w:t>3.3.3</w:t>
        </w:r>
        <w:r>
          <w:rPr>
            <w:rFonts w:ascii="Aptos" w:eastAsia="Yu Mincho" w:hAnsi="Aptos" w:cs="Arial"/>
            <w:noProof/>
            <w:kern w:val="2"/>
            <w:sz w:val="24"/>
            <w:lang w:val="es-CO" w:eastAsia="es-CO"/>
          </w:rPr>
          <w:tab/>
        </w:r>
        <w:r w:rsidRPr="000B5375">
          <w:rPr>
            <w:rStyle w:val="Hipervnculo"/>
            <w:noProof/>
          </w:rPr>
          <w:t>Fiabilidad</w:t>
        </w:r>
        <w:r>
          <w:rPr>
            <w:noProof/>
            <w:webHidden/>
          </w:rPr>
          <w:tab/>
        </w:r>
        <w:r>
          <w:rPr>
            <w:noProof/>
            <w:webHidden/>
          </w:rPr>
          <w:fldChar w:fldCharType="begin"/>
        </w:r>
        <w:r>
          <w:rPr>
            <w:noProof/>
            <w:webHidden/>
          </w:rPr>
          <w:instrText xml:space="preserve"> PAGEREF _Toc225101744 \h </w:instrText>
        </w:r>
        <w:r>
          <w:rPr>
            <w:noProof/>
            <w:webHidden/>
          </w:rPr>
        </w:r>
        <w:r>
          <w:rPr>
            <w:noProof/>
            <w:webHidden/>
          </w:rPr>
          <w:fldChar w:fldCharType="separate"/>
        </w:r>
        <w:r>
          <w:rPr>
            <w:noProof/>
            <w:webHidden/>
          </w:rPr>
          <w:t>9</w:t>
        </w:r>
        <w:r>
          <w:rPr>
            <w:noProof/>
            <w:webHidden/>
          </w:rPr>
          <w:fldChar w:fldCharType="end"/>
        </w:r>
      </w:hyperlink>
    </w:p>
    <w:p w14:paraId="7A5EBCA9" w14:textId="3AC1DEFD"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5" w:history="1">
        <w:r w:rsidRPr="000B5375">
          <w:rPr>
            <w:rStyle w:val="Hipervnculo"/>
            <w:noProof/>
          </w:rPr>
          <w:t>3.3.4</w:t>
        </w:r>
        <w:r>
          <w:rPr>
            <w:rFonts w:ascii="Aptos" w:eastAsia="Yu Mincho" w:hAnsi="Aptos" w:cs="Arial"/>
            <w:noProof/>
            <w:kern w:val="2"/>
            <w:sz w:val="24"/>
            <w:lang w:val="es-CO" w:eastAsia="es-CO"/>
          </w:rPr>
          <w:tab/>
        </w:r>
        <w:r w:rsidRPr="000B5375">
          <w:rPr>
            <w:rStyle w:val="Hipervnculo"/>
            <w:noProof/>
          </w:rPr>
          <w:t>Disponibilidad</w:t>
        </w:r>
        <w:r>
          <w:rPr>
            <w:noProof/>
            <w:webHidden/>
          </w:rPr>
          <w:tab/>
        </w:r>
        <w:r>
          <w:rPr>
            <w:noProof/>
            <w:webHidden/>
          </w:rPr>
          <w:fldChar w:fldCharType="begin"/>
        </w:r>
        <w:r>
          <w:rPr>
            <w:noProof/>
            <w:webHidden/>
          </w:rPr>
          <w:instrText xml:space="preserve"> PAGEREF _Toc225101745 \h </w:instrText>
        </w:r>
        <w:r>
          <w:rPr>
            <w:noProof/>
            <w:webHidden/>
          </w:rPr>
        </w:r>
        <w:r>
          <w:rPr>
            <w:noProof/>
            <w:webHidden/>
          </w:rPr>
          <w:fldChar w:fldCharType="separate"/>
        </w:r>
        <w:r>
          <w:rPr>
            <w:noProof/>
            <w:webHidden/>
          </w:rPr>
          <w:t>9</w:t>
        </w:r>
        <w:r>
          <w:rPr>
            <w:noProof/>
            <w:webHidden/>
          </w:rPr>
          <w:fldChar w:fldCharType="end"/>
        </w:r>
      </w:hyperlink>
    </w:p>
    <w:p w14:paraId="1F788DB1" w14:textId="678AA05F"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6" w:history="1">
        <w:r w:rsidRPr="000B5375">
          <w:rPr>
            <w:rStyle w:val="Hipervnculo"/>
            <w:noProof/>
          </w:rPr>
          <w:t>3.3.5</w:t>
        </w:r>
        <w:r>
          <w:rPr>
            <w:rFonts w:ascii="Aptos" w:eastAsia="Yu Mincho" w:hAnsi="Aptos" w:cs="Arial"/>
            <w:noProof/>
            <w:kern w:val="2"/>
            <w:sz w:val="24"/>
            <w:lang w:val="es-CO" w:eastAsia="es-CO"/>
          </w:rPr>
          <w:tab/>
        </w:r>
        <w:r w:rsidRPr="000B5375">
          <w:rPr>
            <w:rStyle w:val="Hipervnculo"/>
            <w:noProof/>
          </w:rPr>
          <w:t>Mantenibilidad</w:t>
        </w:r>
        <w:r>
          <w:rPr>
            <w:noProof/>
            <w:webHidden/>
          </w:rPr>
          <w:tab/>
        </w:r>
        <w:r>
          <w:rPr>
            <w:noProof/>
            <w:webHidden/>
          </w:rPr>
          <w:fldChar w:fldCharType="begin"/>
        </w:r>
        <w:r>
          <w:rPr>
            <w:noProof/>
            <w:webHidden/>
          </w:rPr>
          <w:instrText xml:space="preserve"> PAGEREF _Toc225101746 \h </w:instrText>
        </w:r>
        <w:r>
          <w:rPr>
            <w:noProof/>
            <w:webHidden/>
          </w:rPr>
        </w:r>
        <w:r>
          <w:rPr>
            <w:noProof/>
            <w:webHidden/>
          </w:rPr>
          <w:fldChar w:fldCharType="separate"/>
        </w:r>
        <w:r>
          <w:rPr>
            <w:noProof/>
            <w:webHidden/>
          </w:rPr>
          <w:t>10</w:t>
        </w:r>
        <w:r>
          <w:rPr>
            <w:noProof/>
            <w:webHidden/>
          </w:rPr>
          <w:fldChar w:fldCharType="end"/>
        </w:r>
      </w:hyperlink>
    </w:p>
    <w:p w14:paraId="6EE08129" w14:textId="021233FC" w:rsidR="005C1163" w:rsidRDefault="005C1163">
      <w:pPr>
        <w:pStyle w:val="TDC3"/>
        <w:tabs>
          <w:tab w:val="left" w:pos="960"/>
          <w:tab w:val="right" w:pos="8494"/>
        </w:tabs>
        <w:rPr>
          <w:rFonts w:ascii="Aptos" w:eastAsia="Yu Mincho" w:hAnsi="Aptos" w:cs="Arial"/>
          <w:noProof/>
          <w:kern w:val="2"/>
          <w:sz w:val="24"/>
          <w:lang w:val="es-CO" w:eastAsia="es-CO"/>
        </w:rPr>
      </w:pPr>
      <w:hyperlink w:anchor="_Toc225101747" w:history="1">
        <w:r w:rsidRPr="000B5375">
          <w:rPr>
            <w:rStyle w:val="Hipervnculo"/>
            <w:noProof/>
          </w:rPr>
          <w:t>3.3.6</w:t>
        </w:r>
        <w:r>
          <w:rPr>
            <w:rFonts w:ascii="Aptos" w:eastAsia="Yu Mincho" w:hAnsi="Aptos" w:cs="Arial"/>
            <w:noProof/>
            <w:kern w:val="2"/>
            <w:sz w:val="24"/>
            <w:lang w:val="es-CO" w:eastAsia="es-CO"/>
          </w:rPr>
          <w:tab/>
        </w:r>
        <w:r w:rsidRPr="000B5375">
          <w:rPr>
            <w:rStyle w:val="Hipervnculo"/>
            <w:noProof/>
          </w:rPr>
          <w:t>Portabilidad</w:t>
        </w:r>
        <w:r>
          <w:rPr>
            <w:noProof/>
            <w:webHidden/>
          </w:rPr>
          <w:tab/>
        </w:r>
        <w:r>
          <w:rPr>
            <w:noProof/>
            <w:webHidden/>
          </w:rPr>
          <w:fldChar w:fldCharType="begin"/>
        </w:r>
        <w:r>
          <w:rPr>
            <w:noProof/>
            <w:webHidden/>
          </w:rPr>
          <w:instrText xml:space="preserve"> PAGEREF _Toc225101747 \h </w:instrText>
        </w:r>
        <w:r>
          <w:rPr>
            <w:noProof/>
            <w:webHidden/>
          </w:rPr>
        </w:r>
        <w:r>
          <w:rPr>
            <w:noProof/>
            <w:webHidden/>
          </w:rPr>
          <w:fldChar w:fldCharType="separate"/>
        </w:r>
        <w:r>
          <w:rPr>
            <w:noProof/>
            <w:webHidden/>
          </w:rPr>
          <w:t>10</w:t>
        </w:r>
        <w:r>
          <w:rPr>
            <w:noProof/>
            <w:webHidden/>
          </w:rPr>
          <w:fldChar w:fldCharType="end"/>
        </w:r>
      </w:hyperlink>
    </w:p>
    <w:p w14:paraId="35C7F523" w14:textId="17DE33C5" w:rsidR="005C1163" w:rsidRDefault="005C1163">
      <w:pPr>
        <w:pStyle w:val="TDC2"/>
        <w:tabs>
          <w:tab w:val="left" w:pos="720"/>
          <w:tab w:val="right" w:pos="8494"/>
        </w:tabs>
        <w:rPr>
          <w:rFonts w:ascii="Aptos" w:eastAsia="Yu Mincho" w:hAnsi="Aptos" w:cs="Arial"/>
          <w:b w:val="0"/>
          <w:bCs w:val="0"/>
          <w:noProof/>
          <w:kern w:val="2"/>
          <w:sz w:val="24"/>
          <w:lang w:val="es-CO" w:eastAsia="es-CO"/>
        </w:rPr>
      </w:pPr>
      <w:hyperlink w:anchor="_Toc225101748" w:history="1">
        <w:r w:rsidRPr="000B5375">
          <w:rPr>
            <w:rStyle w:val="Hipervnculo"/>
            <w:noProof/>
          </w:rPr>
          <w:t>3.4</w:t>
        </w:r>
        <w:r>
          <w:rPr>
            <w:rFonts w:ascii="Aptos" w:eastAsia="Yu Mincho" w:hAnsi="Aptos" w:cs="Arial"/>
            <w:b w:val="0"/>
            <w:bCs w:val="0"/>
            <w:noProof/>
            <w:kern w:val="2"/>
            <w:sz w:val="24"/>
            <w:lang w:val="es-CO" w:eastAsia="es-CO"/>
          </w:rPr>
          <w:tab/>
        </w:r>
        <w:r w:rsidRPr="000B5375">
          <w:rPr>
            <w:rStyle w:val="Hipervnculo"/>
            <w:noProof/>
          </w:rPr>
          <w:t>Otros requisitos</w:t>
        </w:r>
        <w:r>
          <w:rPr>
            <w:noProof/>
            <w:webHidden/>
          </w:rPr>
          <w:tab/>
        </w:r>
        <w:r>
          <w:rPr>
            <w:noProof/>
            <w:webHidden/>
          </w:rPr>
          <w:fldChar w:fldCharType="begin"/>
        </w:r>
        <w:r>
          <w:rPr>
            <w:noProof/>
            <w:webHidden/>
          </w:rPr>
          <w:instrText xml:space="preserve"> PAGEREF _Toc225101748 \h </w:instrText>
        </w:r>
        <w:r>
          <w:rPr>
            <w:noProof/>
            <w:webHidden/>
          </w:rPr>
        </w:r>
        <w:r>
          <w:rPr>
            <w:noProof/>
            <w:webHidden/>
          </w:rPr>
          <w:fldChar w:fldCharType="separate"/>
        </w:r>
        <w:r>
          <w:rPr>
            <w:noProof/>
            <w:webHidden/>
          </w:rPr>
          <w:t>10</w:t>
        </w:r>
        <w:r>
          <w:rPr>
            <w:noProof/>
            <w:webHidden/>
          </w:rPr>
          <w:fldChar w:fldCharType="end"/>
        </w:r>
      </w:hyperlink>
    </w:p>
    <w:p w14:paraId="53140147" w14:textId="152BC9D5" w:rsidR="005C1163" w:rsidRDefault="005C1163">
      <w:pPr>
        <w:pStyle w:val="TDC1"/>
        <w:tabs>
          <w:tab w:val="left" w:pos="480"/>
          <w:tab w:val="right" w:pos="8494"/>
        </w:tabs>
        <w:rPr>
          <w:rFonts w:ascii="Aptos" w:eastAsia="Yu Mincho" w:hAnsi="Aptos" w:cs="Arial"/>
          <w:b w:val="0"/>
          <w:bCs w:val="0"/>
          <w:caps w:val="0"/>
          <w:noProof/>
          <w:kern w:val="2"/>
          <w:sz w:val="24"/>
          <w:szCs w:val="24"/>
          <w:lang w:val="es-CO" w:eastAsia="es-CO"/>
        </w:rPr>
      </w:pPr>
      <w:hyperlink w:anchor="_Toc225101749" w:history="1">
        <w:r w:rsidRPr="000B5375">
          <w:rPr>
            <w:rStyle w:val="Hipervnculo"/>
            <w:noProof/>
          </w:rPr>
          <w:t>4</w:t>
        </w:r>
        <w:r>
          <w:rPr>
            <w:rFonts w:ascii="Aptos" w:eastAsia="Yu Mincho" w:hAnsi="Aptos" w:cs="Arial"/>
            <w:b w:val="0"/>
            <w:bCs w:val="0"/>
            <w:caps w:val="0"/>
            <w:noProof/>
            <w:kern w:val="2"/>
            <w:sz w:val="24"/>
            <w:szCs w:val="24"/>
            <w:lang w:val="es-CO" w:eastAsia="es-CO"/>
          </w:rPr>
          <w:tab/>
        </w:r>
        <w:r w:rsidRPr="000B5375">
          <w:rPr>
            <w:rStyle w:val="Hipervnculo"/>
            <w:noProof/>
          </w:rPr>
          <w:t>Apéndices</w:t>
        </w:r>
        <w:r>
          <w:rPr>
            <w:noProof/>
            <w:webHidden/>
          </w:rPr>
          <w:tab/>
        </w:r>
        <w:r>
          <w:rPr>
            <w:noProof/>
            <w:webHidden/>
          </w:rPr>
          <w:fldChar w:fldCharType="begin"/>
        </w:r>
        <w:r>
          <w:rPr>
            <w:noProof/>
            <w:webHidden/>
          </w:rPr>
          <w:instrText xml:space="preserve"> PAGEREF _Toc225101749 \h </w:instrText>
        </w:r>
        <w:r>
          <w:rPr>
            <w:noProof/>
            <w:webHidden/>
          </w:rPr>
        </w:r>
        <w:r>
          <w:rPr>
            <w:noProof/>
            <w:webHidden/>
          </w:rPr>
          <w:fldChar w:fldCharType="separate"/>
        </w:r>
        <w:r>
          <w:rPr>
            <w:noProof/>
            <w:webHidden/>
          </w:rPr>
          <w:t>10</w:t>
        </w:r>
        <w:r>
          <w:rPr>
            <w:noProof/>
            <w:webHidden/>
          </w:rPr>
          <w:fldChar w:fldCharType="end"/>
        </w:r>
      </w:hyperlink>
    </w:p>
    <w:p w14:paraId="2AA9F2F4" w14:textId="4181D829" w:rsidR="00482D99" w:rsidRDefault="00482D99">
      <w:r>
        <w:fldChar w:fldCharType="end"/>
      </w:r>
    </w:p>
    <w:p w14:paraId="1C83B1F3" w14:textId="5FC80A3B" w:rsidR="0D698CDE" w:rsidRDefault="00482D99" w:rsidP="5816E45A">
      <w:pPr>
        <w:pStyle w:val="Ttulo1"/>
      </w:pPr>
      <w:bookmarkStart w:id="2" w:name="_Toc33238232"/>
      <w:bookmarkStart w:id="3" w:name="_Toc154645819"/>
      <w:r>
        <w:br w:type="page"/>
      </w:r>
      <w:bookmarkStart w:id="4" w:name="_Toc225101716"/>
      <w:r>
        <w:lastRenderedPageBreak/>
        <w:t>Introducción</w:t>
      </w:r>
      <w:bookmarkEnd w:id="2"/>
      <w:bookmarkEnd w:id="3"/>
      <w:bookmarkEnd w:id="4"/>
    </w:p>
    <w:p w14:paraId="73511A5E" w14:textId="52D99453" w:rsidR="00482D99" w:rsidRDefault="00482D99">
      <w:pPr>
        <w:pStyle w:val="Ttulo2"/>
      </w:pPr>
      <w:bookmarkStart w:id="5" w:name="_Toc225101717"/>
      <w:bookmarkStart w:id="6" w:name="_Toc515003182"/>
      <w:r>
        <w:t>Propósito</w:t>
      </w:r>
      <w:bookmarkEnd w:id="5"/>
      <w:bookmarkEnd w:id="6"/>
    </w:p>
    <w:p w14:paraId="65659955" w14:textId="0E03C0EA" w:rsidR="0D698CDE" w:rsidRDefault="04697A37" w:rsidP="51030F60">
      <w:pPr>
        <w:pStyle w:val="Normalindentado2"/>
        <w:spacing w:line="259" w:lineRule="auto"/>
      </w:pPr>
      <w:r w:rsidRPr="51030F60">
        <w:t xml:space="preserve">El objetivo de este documento es describir de manera clara y organizada los requisitos del sistema </w:t>
      </w:r>
      <w:proofErr w:type="spellStart"/>
      <w:r w:rsidRPr="51030F60">
        <w:t>Minetico</w:t>
      </w:r>
      <w:proofErr w:type="spellEnd"/>
      <w:r w:rsidRPr="51030F60">
        <w:t xml:space="preserve">, el cual consiste en una página web interactiva basada en una mascota virtual inteligente. Esta mascota utiliza modelos de lenguaje para interactuar con los usuarios y </w:t>
      </w:r>
      <w:r w:rsidR="2A0C45EC" w:rsidRPr="51030F60">
        <w:t>darles</w:t>
      </w:r>
      <w:r w:rsidRPr="51030F60">
        <w:t xml:space="preserve"> asistencia a través de un chat.</w:t>
      </w:r>
    </w:p>
    <w:p w14:paraId="411260B7" w14:textId="2B50C622" w:rsidR="0D698CDE" w:rsidRDefault="0D698CDE" w:rsidP="51030F60">
      <w:pPr>
        <w:pStyle w:val="Normalindentado2"/>
        <w:spacing w:line="259" w:lineRule="auto"/>
      </w:pPr>
    </w:p>
    <w:p w14:paraId="5C4827C0" w14:textId="4D5100BC" w:rsidR="0D698CDE" w:rsidRDefault="04697A37" w:rsidP="51030F60">
      <w:pPr>
        <w:pStyle w:val="Normalindentado2"/>
        <w:spacing w:line="259" w:lineRule="auto"/>
      </w:pPr>
      <w:r w:rsidRPr="51030F60">
        <w:t>Además, este documento sirve como una guía durante el desarrollo del proyecto, ya que permite tener una visión general de lo que se quiere construir, cómo debe funcionar y qué se espera del sistema. De esta forma, todos los integrantes del equipo y las personas involucradas pueden entender el alcance y funcionamiento del proyecto.</w:t>
      </w:r>
    </w:p>
    <w:p w14:paraId="640C66DD" w14:textId="4518DE4E" w:rsidR="0D698CDE" w:rsidRDefault="0D698CDE" w:rsidP="51030F60">
      <w:pPr>
        <w:pStyle w:val="Normalindentado2"/>
        <w:spacing w:line="259" w:lineRule="auto"/>
      </w:pPr>
    </w:p>
    <w:p w14:paraId="657F143F" w14:textId="562BD4C4" w:rsidR="0D698CDE" w:rsidRDefault="0D698CDE" w:rsidP="51030F60">
      <w:pPr>
        <w:pStyle w:val="Normalindentado2"/>
        <w:ind w:left="0"/>
      </w:pPr>
    </w:p>
    <w:p w14:paraId="04473AEF" w14:textId="1177C3FB" w:rsidR="56A8E05B" w:rsidRDefault="15D764CC" w:rsidP="0D698CDE">
      <w:pPr>
        <w:pStyle w:val="Normalindentado2"/>
        <w:rPr>
          <w:ins w:id="7" w:author="Microsoft Word" w:date="2026-04-06T19:57:00Z"/>
        </w:rPr>
      </w:pPr>
      <w:ins w:id="8" w:author="Microsoft Word" w:date="2026-04-06T19:57:00Z">
        <w:r w:rsidRPr="5D41C630">
          <w:t xml:space="preserve">El presente documento tiene como objetivo definir de manera clara y detallada los requisitos </w:t>
        </w:r>
        <w:r>
          <w:t xml:space="preserve">de </w:t>
        </w:r>
        <w:proofErr w:type="spellStart"/>
        <w:r w:rsidRPr="5D41C630">
          <w:rPr>
            <w:b/>
            <w:bCs/>
          </w:rPr>
          <w:t>Minetico</w:t>
        </w:r>
        <w:proofErr w:type="spellEnd"/>
        <w:r w:rsidRPr="5D41C630">
          <w:t xml:space="preserve">, una </w:t>
        </w:r>
        <w:r w:rsidR="11B45ADD">
          <w:t>página</w:t>
        </w:r>
        <w:r w:rsidRPr="5D41C630">
          <w:t xml:space="preserve"> web interactiva basada en una mascota virtual inteligente que utiliza modelos de lenguaje </w:t>
        </w:r>
        <w:r w:rsidR="6F9158BD" w:rsidRPr="1927DD2C">
          <w:t xml:space="preserve">(LLM) para </w:t>
        </w:r>
        <w:r w:rsidR="18826AF4">
          <w:t>dar</w:t>
        </w:r>
        <w:r w:rsidR="6F9158BD" w:rsidRPr="1927DD2C">
          <w:t xml:space="preserve"> respuestas </w:t>
        </w:r>
        <w:r w:rsidR="7CC1476B">
          <w:t>inteligentes</w:t>
        </w:r>
        <w:r w:rsidR="56A8E05B" w:rsidRPr="0D698CDE">
          <w:t>.</w:t>
        </w:r>
      </w:ins>
    </w:p>
    <w:p w14:paraId="0415F589" w14:textId="77777777" w:rsidR="00B33E81" w:rsidRDefault="00B33E81" w:rsidP="1927DD2C">
      <w:pPr>
        <w:pStyle w:val="Normalindentado2"/>
      </w:pPr>
    </w:p>
    <w:p w14:paraId="18BEA8F2" w14:textId="217E9134" w:rsidR="00B33E81" w:rsidRDefault="00B33E81" w:rsidP="1927DD2C">
      <w:pPr>
        <w:pStyle w:val="Normalindentado2"/>
      </w:pPr>
      <w:r>
        <w:t xml:space="preserve">El presente documento </w:t>
      </w:r>
      <w:r w:rsidR="00806F52">
        <w:t>va dirigido a la comunidad académica, desde estudiantes hasta docente</w:t>
      </w:r>
      <w:r w:rsidR="000C6666">
        <w:t>s</w:t>
      </w:r>
      <w:r w:rsidR="00282E38">
        <w:t xml:space="preserve"> en el desarrollo de este proyecto</w:t>
      </w:r>
      <w:r w:rsidR="007D230F">
        <w:t>.</w:t>
      </w:r>
    </w:p>
    <w:p w14:paraId="12D002CB" w14:textId="31B47A79" w:rsidR="4D337F72" w:rsidRDefault="4D337F72" w:rsidP="394BEA22">
      <w:pPr>
        <w:pStyle w:val="Normalindentado2"/>
        <w:spacing w:line="259" w:lineRule="auto"/>
        <w:rPr>
          <w:ins w:id="9" w:author="Microsoft Word" w:date="2026-04-06T19:57:00Z"/>
        </w:rPr>
      </w:pPr>
      <w:ins w:id="10" w:author="Microsoft Word" w:date="2026-04-06T19:57:00Z">
        <w:r w:rsidRPr="1927DD2C">
          <w:t>Este documento está dirigido a</w:t>
        </w:r>
        <w:r w:rsidR="4590D809">
          <w:t xml:space="preserve"> d</w:t>
        </w:r>
        <w:r>
          <w:t>esarrolladores</w:t>
        </w:r>
        <w:r w:rsidRPr="1927DD2C">
          <w:t xml:space="preserve"> del sistema </w:t>
        </w:r>
      </w:ins>
    </w:p>
    <w:p w14:paraId="4D4FE421" w14:textId="16808E1A" w:rsidR="1927DD2C" w:rsidRDefault="4D337F72" w:rsidP="51B94C80">
      <w:pPr>
        <w:pStyle w:val="Normalindentado2"/>
        <w:numPr>
          <w:ilvl w:val="0"/>
          <w:numId w:val="9"/>
        </w:numPr>
        <w:spacing w:line="259" w:lineRule="auto"/>
      </w:pPr>
      <w:r w:rsidRPr="1927DD2C">
        <w:t xml:space="preserve">Integrantes del equipo de trabajo </w:t>
      </w:r>
    </w:p>
    <w:p w14:paraId="51241A62" w14:textId="63B6A279" w:rsidR="00482D99" w:rsidRDefault="00482D99">
      <w:pPr>
        <w:pStyle w:val="Ttulo2"/>
      </w:pPr>
      <w:bookmarkStart w:id="11" w:name="_Toc225101718"/>
      <w:bookmarkStart w:id="12" w:name="_Toc2117299472"/>
      <w:r>
        <w:t>Alcance</w:t>
      </w:r>
      <w:bookmarkEnd w:id="11"/>
      <w:bookmarkEnd w:id="12"/>
    </w:p>
    <w:p w14:paraId="649C58AB" w14:textId="2348DA00" w:rsidR="00482D99" w:rsidRDefault="48E27790" w:rsidP="51030F60">
      <w:pPr>
        <w:pStyle w:val="Normalindentado2"/>
        <w:spacing w:line="259" w:lineRule="auto"/>
      </w:pPr>
      <w:r w:rsidRPr="51030F60">
        <w:t xml:space="preserve">El sistema </w:t>
      </w:r>
      <w:proofErr w:type="spellStart"/>
      <w:r w:rsidRPr="51030F60">
        <w:t>Minetico</w:t>
      </w:r>
      <w:proofErr w:type="spellEnd"/>
      <w:r w:rsidRPr="51030F60">
        <w:t xml:space="preserve"> es una </w:t>
      </w:r>
      <w:r w:rsidR="7C82F29E" w:rsidRPr="51030F60">
        <w:t>página</w:t>
      </w:r>
      <w:r w:rsidRPr="51030F60">
        <w:t xml:space="preserve"> web que combina una mascota virtual personalizable con inteligencia artificial basada en modelos de lenguaje como </w:t>
      </w:r>
      <w:proofErr w:type="spellStart"/>
      <w:r w:rsidRPr="51030F60">
        <w:t>LLaMA</w:t>
      </w:r>
      <w:proofErr w:type="spellEnd"/>
      <w:r w:rsidRPr="51030F60">
        <w:t xml:space="preserve">. A través de esta, los usuarios pueden interactuar mediante un chat y recibir respuestas de forma dinámica. </w:t>
      </w:r>
    </w:p>
    <w:p w14:paraId="64869DFC" w14:textId="24A3091C" w:rsidR="00482D99" w:rsidRDefault="00482D99" w:rsidP="51030F60">
      <w:pPr>
        <w:pStyle w:val="Normalindentado2"/>
        <w:spacing w:line="259" w:lineRule="auto"/>
      </w:pPr>
    </w:p>
    <w:p w14:paraId="6AA8A071" w14:textId="30E28390" w:rsidR="00482D99" w:rsidRDefault="48E27790" w:rsidP="51030F60">
      <w:pPr>
        <w:pStyle w:val="Normalindentado2"/>
        <w:spacing w:line="259" w:lineRule="auto"/>
      </w:pPr>
      <w:r w:rsidRPr="51030F60">
        <w:t>Entre las funcionalidades principales del sistema se incluyen:</w:t>
      </w:r>
    </w:p>
    <w:p w14:paraId="266FFCC6" w14:textId="05FD2591" w:rsidR="00482D99" w:rsidRDefault="00482D99" w:rsidP="51030F60">
      <w:pPr>
        <w:pStyle w:val="Normalindentado2"/>
        <w:spacing w:line="259" w:lineRule="auto"/>
      </w:pPr>
    </w:p>
    <w:p w14:paraId="2A180AAF" w14:textId="4C81E6E4" w:rsidR="00482D99" w:rsidRDefault="48E27790" w:rsidP="51030F60">
      <w:pPr>
        <w:pStyle w:val="Normalindentado2"/>
        <w:numPr>
          <w:ilvl w:val="0"/>
          <w:numId w:val="26"/>
        </w:numPr>
        <w:spacing w:line="259" w:lineRule="auto"/>
      </w:pPr>
      <w:r w:rsidRPr="51030F60">
        <w:t xml:space="preserve">Interacción con la mascota a través de chat inteligente </w:t>
      </w:r>
    </w:p>
    <w:p w14:paraId="4A04B19B" w14:textId="078676F5" w:rsidR="00482D99" w:rsidRDefault="48E27790" w:rsidP="51030F60">
      <w:pPr>
        <w:pStyle w:val="Normalindentado2"/>
        <w:numPr>
          <w:ilvl w:val="0"/>
          <w:numId w:val="26"/>
        </w:numPr>
        <w:spacing w:line="259" w:lineRule="auto"/>
      </w:pPr>
      <w:r w:rsidRPr="51030F60">
        <w:t xml:space="preserve">Personalización de la mascota mediante skins </w:t>
      </w:r>
    </w:p>
    <w:p w14:paraId="51E313C4" w14:textId="6326F949" w:rsidR="00482D99" w:rsidRDefault="48E27790" w:rsidP="51030F60">
      <w:pPr>
        <w:pStyle w:val="Normalindentado2"/>
        <w:numPr>
          <w:ilvl w:val="0"/>
          <w:numId w:val="26"/>
        </w:numPr>
        <w:spacing w:line="259" w:lineRule="auto"/>
      </w:pPr>
      <w:r w:rsidRPr="51030F60">
        <w:t xml:space="preserve">Implementación de un sistema de rachas y recompensas </w:t>
      </w:r>
    </w:p>
    <w:p w14:paraId="53D62CB0" w14:textId="0BB8EFDC" w:rsidR="00482D99" w:rsidRDefault="48E27790" w:rsidP="51030F60">
      <w:pPr>
        <w:pStyle w:val="Normalindentado2"/>
        <w:numPr>
          <w:ilvl w:val="0"/>
          <w:numId w:val="26"/>
        </w:numPr>
        <w:spacing w:line="259" w:lineRule="auto"/>
      </w:pPr>
      <w:r w:rsidRPr="51030F60">
        <w:t xml:space="preserve">Inclusión de minijuegos con enfoque educativo </w:t>
      </w:r>
    </w:p>
    <w:p w14:paraId="478D0AB0" w14:textId="7AC18B3F" w:rsidR="00482D99" w:rsidRDefault="48E27790" w:rsidP="51030F60">
      <w:pPr>
        <w:pStyle w:val="Normalindentado2"/>
        <w:numPr>
          <w:ilvl w:val="0"/>
          <w:numId w:val="26"/>
        </w:numPr>
        <w:spacing w:line="259" w:lineRule="auto"/>
      </w:pPr>
      <w:r w:rsidRPr="51030F60">
        <w:t xml:space="preserve">Adaptación del sistema según el nivel del usuario </w:t>
      </w:r>
    </w:p>
    <w:p w14:paraId="0B9CF6C7" w14:textId="49FA1AAD" w:rsidR="2E0AAA32" w:rsidRDefault="2E0AAA32" w:rsidP="7B831A13">
      <w:pPr>
        <w:pStyle w:val="Normalindentado2"/>
      </w:pPr>
      <w:r w:rsidRPr="7B831A13">
        <w:t xml:space="preserve">El sistema </w:t>
      </w:r>
      <w:proofErr w:type="spellStart"/>
      <w:r w:rsidRPr="7B831A13">
        <w:rPr>
          <w:b/>
          <w:bCs/>
        </w:rPr>
        <w:t>Minetico</w:t>
      </w:r>
      <w:proofErr w:type="spellEnd"/>
      <w:r w:rsidRPr="7B831A13">
        <w:t xml:space="preserve"> es una aplicación web que integra una mascota virtual personalizable con inteligencia artificial basada en modelos de lenguaje como </w:t>
      </w:r>
      <w:proofErr w:type="spellStart"/>
      <w:r w:rsidRPr="7B831A13">
        <w:t>LLaMA</w:t>
      </w:r>
      <w:proofErr w:type="spellEnd"/>
      <w:r w:rsidRPr="7B831A13">
        <w:t>, permitiendo a los usuarios interactuar mediante un chat para recibir asistencia.</w:t>
      </w:r>
    </w:p>
    <w:p w14:paraId="7114F585" w14:textId="5EF7F79F" w:rsidR="00482D99" w:rsidRDefault="00482D99" w:rsidP="51030F60">
      <w:pPr>
        <w:pStyle w:val="Normalindentado2"/>
        <w:ind w:left="720"/>
      </w:pPr>
    </w:p>
    <w:p w14:paraId="70C562BA" w14:textId="25FA58B8" w:rsidR="0A9F829A" w:rsidRPr="00974B52" w:rsidRDefault="0A9F829A" w:rsidP="51B94C80">
      <w:pPr>
        <w:pStyle w:val="guiazul"/>
        <w:numPr>
          <w:ilvl w:val="0"/>
          <w:numId w:val="3"/>
        </w:numPr>
        <w:rPr>
          <w:color w:val="000000" w:themeColor="text1"/>
        </w:rPr>
      </w:pPr>
      <w:r w:rsidRPr="00974B52">
        <w:rPr>
          <w:color w:val="000000" w:themeColor="text1"/>
        </w:rPr>
        <w:t xml:space="preserve">El sistema </w:t>
      </w:r>
      <w:proofErr w:type="spellStart"/>
      <w:r w:rsidRPr="00974B52">
        <w:rPr>
          <w:b/>
          <w:bCs/>
          <w:color w:val="000000" w:themeColor="text1"/>
        </w:rPr>
        <w:t>Minetico</w:t>
      </w:r>
      <w:proofErr w:type="spellEnd"/>
      <w:r w:rsidRPr="00974B52">
        <w:rPr>
          <w:color w:val="000000" w:themeColor="text1"/>
        </w:rPr>
        <w:t xml:space="preserve"> es una aplicación web que integra una mascota virtual personalizable con inteligencia artificial basada en modelos de lenguaje como </w:t>
      </w:r>
      <w:proofErr w:type="spellStart"/>
      <w:r w:rsidRPr="00974B52">
        <w:rPr>
          <w:color w:val="000000" w:themeColor="text1"/>
        </w:rPr>
        <w:t>LLaMA</w:t>
      </w:r>
      <w:proofErr w:type="spellEnd"/>
      <w:r w:rsidRPr="00974B52">
        <w:rPr>
          <w:color w:val="000000" w:themeColor="text1"/>
        </w:rPr>
        <w:t>, permitiendo a los usuarios interactuar mediante un chat para recibir asistencia.</w:t>
      </w:r>
    </w:p>
    <w:p w14:paraId="4E7453AA" w14:textId="03FAF4F6" w:rsidR="0A9F829A" w:rsidRDefault="0A9F829A" w:rsidP="51B94C80">
      <w:pPr>
        <w:pStyle w:val="Prrafodelista"/>
        <w:numPr>
          <w:ilvl w:val="0"/>
          <w:numId w:val="3"/>
        </w:numPr>
        <w:spacing w:before="240" w:after="240"/>
      </w:pPr>
      <w:r w:rsidRPr="51B94C80">
        <w:t>El sistema incluirá funcionalidades como:</w:t>
      </w:r>
    </w:p>
    <w:p w14:paraId="6CFAFA82" w14:textId="07D28D08" w:rsidR="0A9F829A" w:rsidRDefault="0A9F829A" w:rsidP="51B94C80">
      <w:pPr>
        <w:pStyle w:val="Prrafodelista"/>
        <w:numPr>
          <w:ilvl w:val="0"/>
          <w:numId w:val="3"/>
        </w:numPr>
      </w:pPr>
      <w:r w:rsidRPr="51B94C80">
        <w:t xml:space="preserve">Interacción mediante chat inteligente </w:t>
      </w:r>
    </w:p>
    <w:p w14:paraId="4196AD5A" w14:textId="24FA498D" w:rsidR="0A9F829A" w:rsidRDefault="0A9F829A" w:rsidP="51B94C80">
      <w:pPr>
        <w:pStyle w:val="Prrafodelista"/>
        <w:numPr>
          <w:ilvl w:val="0"/>
          <w:numId w:val="3"/>
        </w:numPr>
      </w:pPr>
      <w:r w:rsidRPr="51B94C80">
        <w:t xml:space="preserve">Personalización de la mascota mediante skins </w:t>
      </w:r>
    </w:p>
    <w:p w14:paraId="6CD4546C" w14:textId="5987D870" w:rsidR="0A9F829A" w:rsidRDefault="0A9F829A" w:rsidP="51B94C80">
      <w:pPr>
        <w:pStyle w:val="Prrafodelista"/>
        <w:numPr>
          <w:ilvl w:val="0"/>
          <w:numId w:val="3"/>
        </w:numPr>
      </w:pPr>
      <w:r w:rsidRPr="51B94C80">
        <w:t xml:space="preserve">Sistema de rachas y recompensas </w:t>
      </w:r>
    </w:p>
    <w:p w14:paraId="0A4ED5FD" w14:textId="210C5FAF" w:rsidR="0A9F829A" w:rsidRDefault="0A9F829A" w:rsidP="51B94C80">
      <w:pPr>
        <w:pStyle w:val="Prrafodelista"/>
        <w:ind w:left="1068"/>
      </w:pPr>
      <w:r w:rsidRPr="51B94C80">
        <w:t xml:space="preserve">Minijuegos educativos </w:t>
      </w:r>
    </w:p>
    <w:p w14:paraId="5E7B416C" w14:textId="3899DF8C" w:rsidR="0A9F829A" w:rsidRDefault="0A9F829A" w:rsidP="51B94C80">
      <w:pPr>
        <w:pStyle w:val="Prrafodelista"/>
        <w:ind w:left="1068"/>
      </w:pPr>
      <w:r w:rsidRPr="51B94C80">
        <w:t xml:space="preserve">Adaptación al nivel del usuario </w:t>
      </w:r>
    </w:p>
    <w:p w14:paraId="668C349D" w14:textId="4A1D0841" w:rsidR="0A9F829A" w:rsidRDefault="0A9F829A" w:rsidP="51B94C80">
      <w:pPr>
        <w:pStyle w:val="Prrafodelista"/>
        <w:spacing w:before="240" w:after="240"/>
        <w:ind w:left="1068"/>
      </w:pPr>
      <w:r w:rsidRPr="51B94C80">
        <w:lastRenderedPageBreak/>
        <w:t>Este documento es consistente con la descripción general del sistema desarrollada previamente en el proyecto de diseño en ingeniería, donde se define la solución como una herramienta interactiva enfocada en mejorar la experiencia del usuario mediante inteligencia artificial y gamificación.</w:t>
      </w:r>
    </w:p>
    <w:p w14:paraId="7F55DE67" w14:textId="651401C3" w:rsidR="51B94C80" w:rsidRDefault="51B94C80" w:rsidP="51B94C80">
      <w:pPr>
        <w:pStyle w:val="guiazul"/>
        <w:ind w:left="1068"/>
      </w:pPr>
    </w:p>
    <w:p w14:paraId="759F8CA8" w14:textId="77777777" w:rsidR="00482D99" w:rsidRDefault="00482D99">
      <w:pPr>
        <w:pStyle w:val="Ttulo2"/>
        <w:rPr>
          <w:iCs w:val="0"/>
        </w:rPr>
      </w:pPr>
      <w:bookmarkStart w:id="13" w:name="_Toc30323665"/>
      <w:bookmarkStart w:id="14" w:name="_Toc33238235"/>
      <w:bookmarkStart w:id="15" w:name="_Toc225101719"/>
      <w:bookmarkStart w:id="16" w:name="_Toc674951868"/>
      <w:r>
        <w:rPr>
          <w:iCs w:val="0"/>
        </w:rPr>
        <w:t>Personal involucrado</w:t>
      </w:r>
      <w:bookmarkEnd w:id="13"/>
      <w:bookmarkEnd w:id="14"/>
      <w:bookmarkEnd w:id="15"/>
      <w:bookmarkEnd w:id="16"/>
    </w:p>
    <w:tbl>
      <w:tblPr>
        <w:tblW w:w="11793" w:type="dxa"/>
        <w:tblInd w:w="-1651"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771"/>
        <w:gridCol w:w="2185"/>
        <w:gridCol w:w="1584"/>
        <w:gridCol w:w="1584"/>
        <w:gridCol w:w="1584"/>
        <w:gridCol w:w="3085"/>
      </w:tblGrid>
      <w:tr w:rsidR="00A76B7B" w14:paraId="7C1CD151" w14:textId="77277884"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4E400B2" w14:textId="77777777" w:rsidR="00482D99" w:rsidRDefault="00482D99">
            <w:pPr>
              <w:pStyle w:val="Normalindentado2"/>
              <w:ind w:left="0"/>
            </w:pPr>
            <w:r>
              <w:t>Nombre</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9FB634A" w14:textId="4D3E1E34" w:rsidR="00482D99" w:rsidRDefault="5E659BF1">
            <w:pPr>
              <w:pStyle w:val="Normalindentado2"/>
              <w:ind w:left="0"/>
            </w:pPr>
            <w:r>
              <w:t>Andes Ardila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3A209C4E" w14:textId="06C08962" w:rsidR="5E659BF1" w:rsidRDefault="5E659BF1" w:rsidP="51030F60">
            <w:pPr>
              <w:pStyle w:val="Normalindentado2"/>
              <w:ind w:left="0"/>
            </w:pPr>
            <w:r>
              <w:t>Dilan Ayala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E9ADD0F" w14:textId="4C7FAAD9" w:rsidR="5E659BF1" w:rsidRPr="51030F60" w:rsidRDefault="5E659BF1" w:rsidP="51030F60">
            <w:pPr>
              <w:pStyle w:val="Normalindentado2"/>
              <w:ind w:left="0"/>
            </w:pPr>
            <w:r w:rsidRPr="51030F60">
              <w:t>Duvan Alarcón</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662FF63" w14:textId="56939F22" w:rsidR="5E659BF1" w:rsidRPr="51030F60" w:rsidRDefault="5E659BF1" w:rsidP="51030F60">
            <w:pPr>
              <w:pStyle w:val="Normalindentado2"/>
              <w:ind w:left="0"/>
            </w:pPr>
            <w:r w:rsidRPr="51030F60">
              <w:t>Miguel Veloza</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08141D5" w14:textId="602E9161" w:rsidR="5E659BF1" w:rsidRDefault="5E659BF1" w:rsidP="51030F60">
            <w:pPr>
              <w:pStyle w:val="Normalindentado2"/>
              <w:ind w:left="0"/>
            </w:pPr>
            <w:r>
              <w:t>Alonso Pérez</w:t>
            </w:r>
          </w:p>
        </w:tc>
      </w:tr>
      <w:tr w:rsidR="00A76B7B" w14:paraId="27227D89" w14:textId="236C5888"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896FC8B" w14:textId="77777777" w:rsidR="00482D99" w:rsidRDefault="00482D99">
            <w:pPr>
              <w:pStyle w:val="Normalindentado2"/>
              <w:ind w:left="0"/>
            </w:pPr>
            <w:r>
              <w:t>Rol</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6364E5" w14:textId="0C90F578" w:rsidR="00482D99" w:rsidRDefault="16E7E192">
            <w:pPr>
              <w:pStyle w:val="Normalindentado2"/>
              <w:ind w:left="0"/>
            </w:pPr>
            <w:r>
              <w:t>Implementador</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F9E6CFD" w14:textId="0B130651" w:rsidR="16E7E192" w:rsidRDefault="16E7E192" w:rsidP="51030F60">
            <w:pPr>
              <w:pStyle w:val="Normalindentado2"/>
              <w:ind w:left="0"/>
            </w:pPr>
            <w:r>
              <w:t>Cohesionador</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127279" w14:textId="38E08ED4" w:rsidR="16E7E192" w:rsidRDefault="16E7E192" w:rsidP="51030F60">
            <w:pPr>
              <w:pStyle w:val="Normalindentado2"/>
              <w:ind w:left="0"/>
            </w:pPr>
            <w:r>
              <w:t>Investigador de recursos</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F91F95" w14:textId="697E8712" w:rsidR="16E7E192" w:rsidRDefault="16E7E192" w:rsidP="51030F60">
            <w:pPr>
              <w:pStyle w:val="Normalindentado2"/>
              <w:ind w:left="0"/>
            </w:pPr>
            <w:r>
              <w:t>Impulsor</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0A88A7" w14:textId="04E4B84D" w:rsidR="16E7E192" w:rsidRDefault="16E7E192" w:rsidP="51030F60">
            <w:pPr>
              <w:pStyle w:val="Normalindentado2"/>
              <w:ind w:left="0"/>
            </w:pPr>
            <w:r>
              <w:t>Docente</w:t>
            </w:r>
          </w:p>
        </w:tc>
      </w:tr>
      <w:tr w:rsidR="00A76B7B" w14:paraId="5EB9B2C6" w14:textId="1E1E5F88"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36AA29" w14:textId="77777777" w:rsidR="00482D99" w:rsidRDefault="00482D99">
            <w:pPr>
              <w:pStyle w:val="Normalindentado2"/>
              <w:ind w:left="0"/>
            </w:pPr>
            <w:r>
              <w:t>Categoría profesional</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92AEC57" w14:textId="21FA3472" w:rsidR="00482D99" w:rsidRDefault="582684C5">
            <w:pPr>
              <w:pStyle w:val="Normalindentado2"/>
              <w:ind w:left="0"/>
            </w:pPr>
            <w:r>
              <w:t>Estudiante de Ingeniería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E5419E7" w14:textId="718912CE" w:rsidR="582684C5" w:rsidRDefault="582684C5" w:rsidP="51030F60">
            <w:pPr>
              <w:pStyle w:val="Normalindentado2"/>
              <w:ind w:left="0"/>
            </w:pPr>
            <w:r>
              <w:t>Estudiante de Ingeniería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846B4A5" w14:textId="6CB70D0B" w:rsidR="582684C5" w:rsidRDefault="582684C5" w:rsidP="51030F60">
            <w:pPr>
              <w:pStyle w:val="Normalindentado2"/>
              <w:ind w:left="0"/>
            </w:pPr>
            <w:r>
              <w:t>Estudiante de Ingeniería</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F9A148" w14:textId="5DF9B045" w:rsidR="582684C5" w:rsidRDefault="582684C5" w:rsidP="51030F60">
            <w:pPr>
              <w:pStyle w:val="Normalindentado2"/>
              <w:ind w:left="0"/>
            </w:pPr>
            <w:r>
              <w:t xml:space="preserve">Estudiante de </w:t>
            </w:r>
            <w:proofErr w:type="spellStart"/>
            <w:r>
              <w:t>Ingenierí</w:t>
            </w:r>
            <w:proofErr w:type="spellEnd"/>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A512FC" w14:textId="513E4991" w:rsidR="582684C5" w:rsidRDefault="582684C5" w:rsidP="51030F60">
            <w:pPr>
              <w:pStyle w:val="Normalindentado2"/>
              <w:ind w:left="0"/>
            </w:pPr>
            <w:r>
              <w:t xml:space="preserve"> Ingeni</w:t>
            </w:r>
            <w:r w:rsidR="560573FD">
              <w:t>ero y docente</w:t>
            </w:r>
          </w:p>
        </w:tc>
      </w:tr>
      <w:tr w:rsidR="00A76B7B" w14:paraId="4A3D3D24" w14:textId="37681287"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50C48B9" w14:textId="77777777" w:rsidR="00482D99" w:rsidRDefault="00482D99">
            <w:pPr>
              <w:pStyle w:val="Normalindentado2"/>
              <w:ind w:left="0"/>
            </w:pPr>
            <w:r>
              <w:t>Responsabilidades</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34E9F2D" w14:textId="13164EE4" w:rsidR="00482D99" w:rsidRDefault="4CE74AD7">
            <w:pPr>
              <w:pStyle w:val="Normalindentado2"/>
              <w:ind w:left="0"/>
            </w:pPr>
            <w:r>
              <w:t>Responsable con el trabajo y confiable.</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7E299A9" w14:textId="211BC298" w:rsidR="0F8DA221" w:rsidRDefault="0F8DA221" w:rsidP="51030F60">
            <w:pPr>
              <w:pStyle w:val="Normalindentado2"/>
              <w:ind w:left="0"/>
            </w:pPr>
            <w:r>
              <w:t>Apoyar a cada integrante del grupo y evitar que los conflictos escalen.</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C7E6D5" w14:textId="6E318EF2" w:rsidR="0F8DA221" w:rsidRDefault="0F8DA221" w:rsidP="51030F60">
            <w:pPr>
              <w:pStyle w:val="Normalindentado2"/>
              <w:ind w:left="0"/>
            </w:pPr>
            <w:r>
              <w:t xml:space="preserve">Buscar contactos e </w:t>
            </w:r>
            <w:proofErr w:type="spellStart"/>
            <w:r>
              <w:t>informacion</w:t>
            </w:r>
            <w:proofErr w:type="spellEnd"/>
            <w:r>
              <w:t xml:space="preserve"> externa para la </w:t>
            </w:r>
            <w:proofErr w:type="spellStart"/>
            <w:r>
              <w:t>resolucion</w:t>
            </w:r>
            <w:proofErr w:type="spellEnd"/>
            <w:r>
              <w:t xml:space="preserve"> de distintos problemas.</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88BEE2" w14:textId="21776BC2" w:rsidR="3BC7C89B" w:rsidRDefault="3BC7C89B" w:rsidP="51030F60">
            <w:pPr>
              <w:pStyle w:val="Normalindentado2"/>
              <w:ind w:left="0"/>
            </w:pPr>
            <w:r>
              <w:t xml:space="preserve">Dinámico en la </w:t>
            </w:r>
            <w:proofErr w:type="spellStart"/>
            <w:r>
              <w:t>resolucion</w:t>
            </w:r>
            <w:proofErr w:type="spellEnd"/>
            <w:r>
              <w:t xml:space="preserve"> de problemas.</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AD296C" w14:textId="1C8F2995" w:rsidR="3BC7C89B" w:rsidRDefault="3BC7C89B" w:rsidP="51030F60">
            <w:pPr>
              <w:pStyle w:val="Normalindentado2"/>
              <w:ind w:left="0"/>
            </w:pPr>
            <w:r>
              <w:t>Docente tutor del proyecto</w:t>
            </w:r>
          </w:p>
        </w:tc>
      </w:tr>
      <w:tr w:rsidR="00A76B7B" w14:paraId="76A3E23A" w14:textId="1A0B343A"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A5F65F8" w14:textId="77777777" w:rsidR="00482D99" w:rsidRDefault="00482D99">
            <w:pPr>
              <w:pStyle w:val="Normalindentado2"/>
              <w:ind w:left="0"/>
            </w:pPr>
            <w:r>
              <w:t>Información de contacto</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8D7B768" w14:textId="7D15918C" w:rsidR="00482D99" w:rsidRDefault="49D37D69">
            <w:pPr>
              <w:pStyle w:val="Normalindentado2"/>
              <w:ind w:left="0"/>
            </w:pPr>
            <w:r>
              <w:t>andresf-ardilan@unilibre.edu.co</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76F4E7" w14:textId="2E384B84" w:rsidR="49D37D69" w:rsidRDefault="49D37D69" w:rsidP="51030F60">
            <w:pPr>
              <w:pStyle w:val="Normalindentado2"/>
              <w:ind w:left="0"/>
            </w:pPr>
            <w:r>
              <w:t>Dilana-</w:t>
            </w:r>
            <w:proofErr w:type="spellStart"/>
            <w:r>
              <w:t>ayalal</w:t>
            </w:r>
            <w:proofErr w:type="spellEnd"/>
            <w:r>
              <w:t xml:space="preserve"> @unilibre.edu.co</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C2EE78" w14:textId="3C2A5C4D" w:rsidR="49D37D69" w:rsidRDefault="49D37D69" w:rsidP="51030F60">
            <w:pPr>
              <w:pStyle w:val="Normalindentado2"/>
              <w:ind w:left="0"/>
            </w:pPr>
            <w:proofErr w:type="spellStart"/>
            <w:r>
              <w:t>Duvana-alarconm</w:t>
            </w:r>
            <w:proofErr w:type="spellEnd"/>
            <w:r>
              <w:t xml:space="preserve"> @unilibre.edu.co</w:t>
            </w: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4BB4821" w14:textId="12860E03" w:rsidR="49D37D69" w:rsidRDefault="49D37D69" w:rsidP="51030F60">
            <w:pPr>
              <w:pStyle w:val="Normalindentado2"/>
              <w:ind w:left="0"/>
            </w:pPr>
            <w:r>
              <w:t>Miguela-</w:t>
            </w:r>
            <w:proofErr w:type="spellStart"/>
            <w:r>
              <w:t>velozas</w:t>
            </w:r>
            <w:proofErr w:type="spellEnd"/>
            <w:r>
              <w:t xml:space="preserve"> @unilibre.edu.co</w:t>
            </w: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C16117" w14:textId="1A988962" w:rsidR="04AFEC5D" w:rsidRDefault="04AFEC5D" w:rsidP="51030F60">
            <w:pPr>
              <w:pStyle w:val="Normalindentado2"/>
              <w:ind w:left="0"/>
            </w:pPr>
            <w:r>
              <w:t>Alonso.guevarap@unilibre.edu.co</w:t>
            </w:r>
          </w:p>
        </w:tc>
      </w:tr>
      <w:tr w:rsidR="00A76B7B" w14:paraId="1A5CB1BD" w14:textId="1DC50266" w:rsidTr="00DA6834">
        <w:tc>
          <w:tcPr>
            <w:tcW w:w="1771"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82AB5EC" w14:textId="77777777" w:rsidR="00482D99" w:rsidRDefault="00482D99">
            <w:pPr>
              <w:pStyle w:val="Normalindentado2"/>
              <w:ind w:left="0"/>
            </w:pPr>
            <w:r>
              <w:t>Aprobación</w:t>
            </w:r>
          </w:p>
        </w:tc>
        <w:tc>
          <w:tcPr>
            <w:tcW w:w="21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991D31B" w14:textId="59DD483C" w:rsidR="00482D99" w:rsidRDefault="00482D99">
            <w:pPr>
              <w:pStyle w:val="Normalindentado2"/>
              <w:ind w:left="0"/>
            </w:pP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C5C2FB" w14:textId="5FCC1DA0" w:rsidR="51030F60" w:rsidRDefault="51030F60" w:rsidP="51030F60">
            <w:pPr>
              <w:pStyle w:val="Normalindentado2"/>
            </w:pP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B7069F" w14:textId="6139AC07" w:rsidR="51030F60" w:rsidRDefault="51030F60" w:rsidP="51030F60">
            <w:pPr>
              <w:pStyle w:val="Normalindentado2"/>
            </w:pPr>
          </w:p>
        </w:tc>
        <w:tc>
          <w:tcPr>
            <w:tcW w:w="158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51A0E9E" w14:textId="48DE9A1C" w:rsidR="51030F60" w:rsidRDefault="51030F60" w:rsidP="51030F60">
            <w:pPr>
              <w:pStyle w:val="Normalindentado2"/>
            </w:pPr>
          </w:p>
        </w:tc>
        <w:tc>
          <w:tcPr>
            <w:tcW w:w="308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2DCCBDD" w14:textId="213CBD9E" w:rsidR="51030F60" w:rsidRDefault="51030F60" w:rsidP="51030F60">
            <w:pPr>
              <w:pStyle w:val="Normalindentado2"/>
            </w:pPr>
          </w:p>
        </w:tc>
      </w:tr>
    </w:tbl>
    <w:p w14:paraId="711B6DF5" w14:textId="5CC2181A" w:rsidR="00482D99" w:rsidRDefault="00482D99">
      <w:pPr>
        <w:pStyle w:val="guiazul"/>
        <w:ind w:left="708"/>
      </w:pPr>
    </w:p>
    <w:p w14:paraId="2B3A5BE0" w14:textId="3743B924" w:rsidR="00482D99" w:rsidRDefault="00482D99">
      <w:pPr>
        <w:pStyle w:val="Ttulo2"/>
      </w:pPr>
      <w:r>
        <w:t>Definiciones, acrónimos y abreviaturas</w:t>
      </w:r>
      <w:r w:rsidR="5A4EA620" w:rsidRPr="51030F60">
        <w:t xml:space="preserve">   </w:t>
      </w:r>
    </w:p>
    <w:p w14:paraId="504B054D" w14:textId="3F00A52D" w:rsidR="51030F60" w:rsidRDefault="51030F60" w:rsidP="51030F60">
      <w:pPr>
        <w:pStyle w:val="Normalindentado2"/>
      </w:pPr>
    </w:p>
    <w:p w14:paraId="3FD2818E" w14:textId="0ED84F87" w:rsidR="5A4EA620" w:rsidRDefault="5A4EA620" w:rsidP="51030F60">
      <w:pPr>
        <w:pStyle w:val="Prrafodelista"/>
        <w:numPr>
          <w:ilvl w:val="0"/>
          <w:numId w:val="26"/>
        </w:numPr>
      </w:pPr>
      <w:r w:rsidRPr="51030F60">
        <w:rPr>
          <w:b/>
          <w:bCs/>
        </w:rPr>
        <w:t>IA (Inteligencia Artificial):</w:t>
      </w:r>
      <w:r w:rsidRPr="51030F60">
        <w:t xml:space="preserve"> Tecnología que permite a las máquinas realizar tareas que normalmente requieren inteligencia humana. </w:t>
      </w:r>
    </w:p>
    <w:p w14:paraId="10AAD77E" w14:textId="7066D498" w:rsidR="5A4EA620" w:rsidRDefault="5A4EA620" w:rsidP="51030F60">
      <w:pPr>
        <w:pStyle w:val="Prrafodelista"/>
        <w:numPr>
          <w:ilvl w:val="0"/>
          <w:numId w:val="26"/>
        </w:numPr>
      </w:pPr>
      <w:r w:rsidRPr="51030F60">
        <w:rPr>
          <w:b/>
          <w:bCs/>
        </w:rPr>
        <w:t xml:space="preserve">LLM (Large </w:t>
      </w:r>
      <w:proofErr w:type="spellStart"/>
      <w:r w:rsidRPr="51030F60">
        <w:rPr>
          <w:b/>
          <w:bCs/>
        </w:rPr>
        <w:t>Language</w:t>
      </w:r>
      <w:proofErr w:type="spellEnd"/>
      <w:r w:rsidRPr="51030F60">
        <w:rPr>
          <w:b/>
          <w:bCs/>
        </w:rPr>
        <w:t xml:space="preserve"> Model):</w:t>
      </w:r>
      <w:r w:rsidRPr="51030F60">
        <w:t xml:space="preserve"> Modelo de lenguaje entrenado con grandes cantidades de datos para comprender y generar texto. </w:t>
      </w:r>
    </w:p>
    <w:p w14:paraId="685C7C92" w14:textId="381ABB65" w:rsidR="5A4EA620" w:rsidRDefault="5A4EA620" w:rsidP="51030F60">
      <w:pPr>
        <w:pStyle w:val="Prrafodelista"/>
        <w:numPr>
          <w:ilvl w:val="0"/>
          <w:numId w:val="26"/>
        </w:numPr>
      </w:pPr>
      <w:proofErr w:type="spellStart"/>
      <w:r w:rsidRPr="51030F60">
        <w:rPr>
          <w:b/>
          <w:bCs/>
        </w:rPr>
        <w:t>LLaMA</w:t>
      </w:r>
      <w:proofErr w:type="spellEnd"/>
      <w:r w:rsidRPr="51030F60">
        <w:rPr>
          <w:b/>
          <w:bCs/>
        </w:rPr>
        <w:t>:</w:t>
      </w:r>
      <w:r w:rsidRPr="51030F60">
        <w:t xml:space="preserve"> Modelo de lenguaje desarrollado para generar respuestas inteligentes. </w:t>
      </w:r>
    </w:p>
    <w:p w14:paraId="2E82A525" w14:textId="72CBFD25" w:rsidR="5A4EA620" w:rsidRDefault="5A4EA620" w:rsidP="51030F60">
      <w:pPr>
        <w:pStyle w:val="Prrafodelista"/>
        <w:numPr>
          <w:ilvl w:val="0"/>
          <w:numId w:val="26"/>
        </w:numPr>
      </w:pPr>
      <w:r w:rsidRPr="51030F60">
        <w:rPr>
          <w:b/>
          <w:bCs/>
        </w:rPr>
        <w:t>Skin:</w:t>
      </w:r>
      <w:r w:rsidRPr="51030F60">
        <w:t xml:space="preserve"> Apariencia visual que puede ser personalizada por el usuario. </w:t>
      </w:r>
    </w:p>
    <w:p w14:paraId="258755C3" w14:textId="405A3CBA" w:rsidR="5A4EA620" w:rsidRDefault="5A4EA620" w:rsidP="51030F60">
      <w:pPr>
        <w:pStyle w:val="Prrafodelista"/>
        <w:numPr>
          <w:ilvl w:val="0"/>
          <w:numId w:val="26"/>
        </w:numPr>
      </w:pPr>
      <w:r w:rsidRPr="51030F60">
        <w:rPr>
          <w:b/>
          <w:bCs/>
        </w:rPr>
        <w:t>Racha (</w:t>
      </w:r>
      <w:proofErr w:type="spellStart"/>
      <w:r w:rsidRPr="51030F60">
        <w:rPr>
          <w:b/>
          <w:bCs/>
        </w:rPr>
        <w:t>Streak</w:t>
      </w:r>
      <w:proofErr w:type="spellEnd"/>
      <w:r w:rsidRPr="51030F60">
        <w:rPr>
          <w:b/>
          <w:bCs/>
        </w:rPr>
        <w:t>):</w:t>
      </w:r>
      <w:r w:rsidRPr="51030F60">
        <w:t xml:space="preserve"> Sistema que registra el uso continuo del usuario dentro de la aplicación. </w:t>
      </w:r>
    </w:p>
    <w:p w14:paraId="179D58C6" w14:textId="54ECB874" w:rsidR="5A4EA620" w:rsidRDefault="5A4EA620" w:rsidP="51030F60">
      <w:pPr>
        <w:pStyle w:val="Prrafodelista"/>
        <w:numPr>
          <w:ilvl w:val="0"/>
          <w:numId w:val="26"/>
        </w:numPr>
      </w:pPr>
      <w:r w:rsidRPr="51030F60">
        <w:rPr>
          <w:b/>
          <w:bCs/>
        </w:rPr>
        <w:t>Usuario:</w:t>
      </w:r>
      <w:r w:rsidRPr="51030F60">
        <w:t xml:space="preserve"> Persona que interactúa con el sistema. </w:t>
      </w:r>
    </w:p>
    <w:p w14:paraId="70090EAA" w14:textId="78143C67" w:rsidR="51030F60" w:rsidRDefault="51030F60" w:rsidP="51030F60">
      <w:pPr>
        <w:pStyle w:val="guiazul"/>
        <w:ind w:left="600"/>
      </w:pPr>
    </w:p>
    <w:p w14:paraId="1F3E4DF6" w14:textId="77777777" w:rsidR="00482D99" w:rsidRDefault="00482D99">
      <w:pPr>
        <w:pStyle w:val="Ttulo2"/>
      </w:pPr>
      <w:bookmarkStart w:id="17" w:name="_Toc33238237"/>
      <w:bookmarkStart w:id="18" w:name="_Toc225101721"/>
      <w:bookmarkStart w:id="19" w:name="_Toc598884350"/>
      <w:r>
        <w:t>Referencias</w:t>
      </w:r>
      <w:bookmarkEnd w:id="17"/>
      <w:bookmarkEnd w:id="18"/>
      <w:bookmarkEnd w:id="19"/>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49"/>
        <w:gridCol w:w="1968"/>
        <w:gridCol w:w="2149"/>
        <w:gridCol w:w="856"/>
        <w:gridCol w:w="1529"/>
      </w:tblGrid>
      <w:tr w:rsidR="00D544A5" w14:paraId="4F88FCBE"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34419EC0"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473F10F"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EF3A6F6"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64591564"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8967811" w14:textId="77777777" w:rsidR="00482D99" w:rsidRDefault="00482D99">
            <w:pPr>
              <w:jc w:val="center"/>
              <w:rPr>
                <w:b/>
                <w:bCs/>
              </w:rPr>
            </w:pPr>
            <w:r>
              <w:rPr>
                <w:b/>
                <w:bCs/>
              </w:rPr>
              <w:t>Autor</w:t>
            </w:r>
          </w:p>
        </w:tc>
      </w:tr>
      <w:tr w:rsidR="00A76B7B" w14:paraId="3A4A5403" w14:textId="77777777">
        <w:trPr>
          <w:cantSplit/>
        </w:trPr>
        <w:tc>
          <w:tcPr>
            <w:tcW w:w="1254" w:type="dxa"/>
            <w:tcBorders>
              <w:top w:val="double" w:sz="6" w:space="0" w:color="292929"/>
            </w:tcBorders>
          </w:tcPr>
          <w:p w14:paraId="5554D353" w14:textId="1B725CA9" w:rsidR="00482D99" w:rsidRDefault="3F5B4F2A">
            <w:pPr>
              <w:pStyle w:val="Normalindentado2"/>
              <w:ind w:left="0"/>
            </w:pPr>
            <w:r>
              <w:t>01</w:t>
            </w:r>
          </w:p>
        </w:tc>
        <w:tc>
          <w:tcPr>
            <w:tcW w:w="1980" w:type="dxa"/>
            <w:tcBorders>
              <w:top w:val="double" w:sz="6" w:space="0" w:color="292929"/>
              <w:right w:val="single" w:sz="4" w:space="0" w:color="292929"/>
            </w:tcBorders>
          </w:tcPr>
          <w:p w14:paraId="323BE9E0" w14:textId="1929039C" w:rsidR="00482D99" w:rsidRDefault="3F5B4F2A">
            <w:pPr>
              <w:pStyle w:val="Normalindentado2"/>
              <w:ind w:left="0"/>
            </w:pPr>
            <w:r w:rsidRPr="51030F60">
              <w:t xml:space="preserve">Documentación </w:t>
            </w:r>
            <w:proofErr w:type="spellStart"/>
            <w:r w:rsidRPr="51030F60">
              <w:t>LLaMA</w:t>
            </w:r>
            <w:proofErr w:type="spellEnd"/>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F87FE3B" w14:textId="557C3B08" w:rsidR="00482D99" w:rsidRDefault="3F5B4F2A">
            <w:pPr>
              <w:pStyle w:val="Normalindentado2"/>
              <w:ind w:left="0"/>
            </w:pPr>
            <w:r w:rsidRPr="51030F60">
              <w:t>https://ai.meta.com</w:t>
            </w:r>
          </w:p>
        </w:tc>
        <w:tc>
          <w:tcPr>
            <w:tcW w:w="863" w:type="dxa"/>
            <w:tcBorders>
              <w:top w:val="double" w:sz="6" w:space="0" w:color="292929"/>
              <w:left w:val="single" w:sz="4" w:space="0" w:color="292929"/>
              <w:right w:val="single" w:sz="4" w:space="0" w:color="292929"/>
            </w:tcBorders>
            <w:tcMar>
              <w:bottom w:w="0" w:type="dxa"/>
            </w:tcMar>
          </w:tcPr>
          <w:p w14:paraId="5F30FEB0" w14:textId="19F18710" w:rsidR="00482D99" w:rsidRDefault="3F5B4F2A">
            <w:pPr>
              <w:pStyle w:val="Normalindentado2"/>
              <w:ind w:left="0"/>
            </w:pPr>
            <w:r>
              <w:t>2024</w:t>
            </w:r>
          </w:p>
        </w:tc>
        <w:tc>
          <w:tcPr>
            <w:tcW w:w="1538" w:type="dxa"/>
            <w:tcBorders>
              <w:top w:val="double" w:sz="6" w:space="0" w:color="292929"/>
              <w:left w:val="single" w:sz="4" w:space="0" w:color="292929"/>
            </w:tcBorders>
            <w:tcMar>
              <w:bottom w:w="0" w:type="dxa"/>
            </w:tcMar>
          </w:tcPr>
          <w:p w14:paraId="75A79D4C" w14:textId="0D31CBCC" w:rsidR="00482D99" w:rsidRDefault="3F5B4F2A">
            <w:pPr>
              <w:pStyle w:val="Normalindentado2"/>
              <w:ind w:left="0"/>
            </w:pPr>
            <w:r>
              <w:t>Meta AI</w:t>
            </w:r>
          </w:p>
        </w:tc>
      </w:tr>
      <w:tr w:rsidR="00A76B7B" w14:paraId="79BC356E" w14:textId="77777777">
        <w:trPr>
          <w:cantSplit/>
        </w:trPr>
        <w:tc>
          <w:tcPr>
            <w:tcW w:w="1254" w:type="dxa"/>
          </w:tcPr>
          <w:p w14:paraId="5085C40A" w14:textId="380DEEBC" w:rsidR="00482D99" w:rsidRDefault="3F5B4F2A">
            <w:pPr>
              <w:pStyle w:val="Normalindentado2"/>
              <w:ind w:left="0"/>
            </w:pPr>
            <w:r>
              <w:t>02</w:t>
            </w:r>
          </w:p>
        </w:tc>
        <w:tc>
          <w:tcPr>
            <w:tcW w:w="1980" w:type="dxa"/>
            <w:tcBorders>
              <w:right w:val="single" w:sz="4" w:space="0" w:color="292929"/>
            </w:tcBorders>
          </w:tcPr>
          <w:p w14:paraId="36BEA261" w14:textId="17A6A20B" w:rsidR="00482D99" w:rsidRDefault="5F99A390">
            <w:pPr>
              <w:pStyle w:val="Normalindentado2"/>
              <w:ind w:left="0"/>
            </w:pPr>
            <w:r w:rsidRPr="51030F60">
              <w:t>Papel del ingeniero de Software</w:t>
            </w:r>
          </w:p>
        </w:tc>
        <w:tc>
          <w:tcPr>
            <w:tcW w:w="2160" w:type="dxa"/>
            <w:tcBorders>
              <w:left w:val="single" w:sz="4" w:space="0" w:color="292929"/>
              <w:right w:val="single" w:sz="4" w:space="0" w:color="292929"/>
            </w:tcBorders>
            <w:tcMar>
              <w:top w:w="17" w:type="dxa"/>
              <w:left w:w="40" w:type="dxa"/>
              <w:bottom w:w="0" w:type="dxa"/>
              <w:right w:w="40" w:type="dxa"/>
            </w:tcMar>
          </w:tcPr>
          <w:p w14:paraId="4A68288C" w14:textId="648D58DA" w:rsidR="00482D99" w:rsidRDefault="679DC6B6">
            <w:pPr>
              <w:pStyle w:val="Normalindentado2"/>
              <w:ind w:left="0"/>
            </w:pPr>
            <w:r w:rsidRPr="51030F60">
              <w:t xml:space="preserve">Documento </w:t>
            </w:r>
            <w:proofErr w:type="gramStart"/>
            <w:r w:rsidRPr="51030F60">
              <w:t>interno(</w:t>
            </w:r>
            <w:proofErr w:type="gramEnd"/>
            <w:r w:rsidRPr="51030F60">
              <w:t>Aulas virtuales)</w:t>
            </w:r>
          </w:p>
        </w:tc>
        <w:tc>
          <w:tcPr>
            <w:tcW w:w="863" w:type="dxa"/>
            <w:tcBorders>
              <w:left w:val="single" w:sz="4" w:space="0" w:color="292929"/>
              <w:right w:val="single" w:sz="4" w:space="0" w:color="292929"/>
            </w:tcBorders>
            <w:tcMar>
              <w:bottom w:w="0" w:type="dxa"/>
            </w:tcMar>
          </w:tcPr>
          <w:p w14:paraId="18E85D60" w14:textId="054C8782" w:rsidR="00482D99" w:rsidRDefault="679DC6B6">
            <w:pPr>
              <w:pStyle w:val="Normalindentado2"/>
              <w:ind w:left="0"/>
            </w:pPr>
            <w:r>
              <w:t>2026</w:t>
            </w:r>
          </w:p>
        </w:tc>
        <w:tc>
          <w:tcPr>
            <w:tcW w:w="1538" w:type="dxa"/>
            <w:tcBorders>
              <w:left w:val="single" w:sz="4" w:space="0" w:color="292929"/>
            </w:tcBorders>
            <w:tcMar>
              <w:bottom w:w="0" w:type="dxa"/>
            </w:tcMar>
          </w:tcPr>
          <w:p w14:paraId="2552EF8A" w14:textId="228FC7BC" w:rsidR="00482D99" w:rsidRDefault="679DC6B6">
            <w:pPr>
              <w:pStyle w:val="Normalindentado2"/>
              <w:ind w:left="0"/>
            </w:pPr>
            <w:r>
              <w:t>Marcela Cifuentes, Universidad Libre</w:t>
            </w:r>
          </w:p>
        </w:tc>
      </w:tr>
      <w:tr w:rsidR="00A76B7B" w14:paraId="1DE3C3EF" w14:textId="77777777" w:rsidTr="51030F60">
        <w:trPr>
          <w:cantSplit/>
          <w:trHeight w:val="300"/>
        </w:trPr>
        <w:tc>
          <w:tcPr>
            <w:tcW w:w="1254" w:type="dxa"/>
          </w:tcPr>
          <w:p w14:paraId="42E074D8" w14:textId="24B8B7DB" w:rsidR="679DC6B6" w:rsidRDefault="679DC6B6" w:rsidP="51030F60">
            <w:pPr>
              <w:pStyle w:val="Normalindentado2"/>
              <w:ind w:left="0"/>
            </w:pPr>
            <w:r>
              <w:t>03</w:t>
            </w:r>
          </w:p>
        </w:tc>
        <w:tc>
          <w:tcPr>
            <w:tcW w:w="1980" w:type="dxa"/>
            <w:tcBorders>
              <w:right w:val="single" w:sz="4" w:space="0" w:color="292929"/>
            </w:tcBorders>
          </w:tcPr>
          <w:p w14:paraId="14743426" w14:textId="3DF1786D" w:rsidR="679DC6B6" w:rsidRDefault="679DC6B6" w:rsidP="51030F60">
            <w:pPr>
              <w:pStyle w:val="Normalindentado2"/>
              <w:ind w:left="0"/>
            </w:pPr>
            <w:r w:rsidRPr="51030F60">
              <w:t xml:space="preserve">Documento </w:t>
            </w:r>
            <w:proofErr w:type="spellStart"/>
            <w:r w:rsidRPr="51030F60">
              <w:t>Minetico</w:t>
            </w:r>
            <w:proofErr w:type="spellEnd"/>
          </w:p>
        </w:tc>
        <w:tc>
          <w:tcPr>
            <w:tcW w:w="2160" w:type="dxa"/>
            <w:tcBorders>
              <w:left w:val="single" w:sz="4" w:space="0" w:color="292929"/>
              <w:right w:val="single" w:sz="4" w:space="0" w:color="292929"/>
            </w:tcBorders>
            <w:tcMar>
              <w:top w:w="17" w:type="dxa"/>
              <w:left w:w="40" w:type="dxa"/>
              <w:bottom w:w="0" w:type="dxa"/>
              <w:right w:w="40" w:type="dxa"/>
            </w:tcMar>
          </w:tcPr>
          <w:p w14:paraId="57996579" w14:textId="3EB19E83" w:rsidR="679DC6B6" w:rsidRDefault="679DC6B6" w:rsidP="51030F60">
            <w:pPr>
              <w:pStyle w:val="Normalindentado2"/>
              <w:ind w:left="0"/>
            </w:pPr>
            <w:r w:rsidRPr="51030F60">
              <w:t>Documento interno</w:t>
            </w:r>
          </w:p>
        </w:tc>
        <w:tc>
          <w:tcPr>
            <w:tcW w:w="863" w:type="dxa"/>
            <w:tcBorders>
              <w:left w:val="single" w:sz="4" w:space="0" w:color="292929"/>
              <w:right w:val="single" w:sz="4" w:space="0" w:color="292929"/>
            </w:tcBorders>
            <w:tcMar>
              <w:bottom w:w="0" w:type="dxa"/>
            </w:tcMar>
          </w:tcPr>
          <w:p w14:paraId="47A8E516" w14:textId="78250302" w:rsidR="679DC6B6" w:rsidRDefault="679DC6B6" w:rsidP="51030F60">
            <w:pPr>
              <w:pStyle w:val="Normalindentado2"/>
              <w:ind w:left="0"/>
            </w:pPr>
            <w:r>
              <w:t>2026</w:t>
            </w:r>
          </w:p>
        </w:tc>
        <w:tc>
          <w:tcPr>
            <w:tcW w:w="1538" w:type="dxa"/>
            <w:tcBorders>
              <w:left w:val="single" w:sz="4" w:space="0" w:color="292929"/>
            </w:tcBorders>
            <w:tcMar>
              <w:bottom w:w="0" w:type="dxa"/>
            </w:tcMar>
          </w:tcPr>
          <w:p w14:paraId="0CF0BB71" w14:textId="3F1867B4" w:rsidR="679DC6B6" w:rsidRDefault="679DC6B6" w:rsidP="51030F60">
            <w:pPr>
              <w:pStyle w:val="Normalindentado2"/>
              <w:ind w:left="0"/>
            </w:pPr>
            <w:r>
              <w:t>Andres Ardila</w:t>
            </w:r>
          </w:p>
          <w:p w14:paraId="20A9D1BF" w14:textId="67800223" w:rsidR="679DC6B6" w:rsidRDefault="679DC6B6" w:rsidP="51030F60">
            <w:pPr>
              <w:pStyle w:val="Normalindentado2"/>
              <w:ind w:left="0"/>
            </w:pPr>
            <w:r>
              <w:t>Miguel Veloza</w:t>
            </w:r>
          </w:p>
          <w:p w14:paraId="264F3222" w14:textId="1F5DA7D2" w:rsidR="679DC6B6" w:rsidRDefault="679DC6B6" w:rsidP="51030F60">
            <w:pPr>
              <w:pStyle w:val="Normalindentado2"/>
              <w:ind w:left="0"/>
            </w:pPr>
            <w:r>
              <w:t>Dilan Ayala</w:t>
            </w:r>
          </w:p>
          <w:p w14:paraId="7A22CB4D" w14:textId="472D74F0" w:rsidR="679DC6B6" w:rsidRDefault="679DC6B6" w:rsidP="51030F60">
            <w:pPr>
              <w:pStyle w:val="Normalindentado2"/>
              <w:ind w:left="0"/>
            </w:pPr>
            <w:r>
              <w:t>Duvan Alarcón</w:t>
            </w:r>
          </w:p>
        </w:tc>
      </w:tr>
    </w:tbl>
    <w:p w14:paraId="445AB4EC" w14:textId="77777777" w:rsidR="00482D99" w:rsidRDefault="00482D99">
      <w:pPr>
        <w:pStyle w:val="guiazul"/>
        <w:ind w:left="708"/>
      </w:pPr>
    </w:p>
    <w:p w14:paraId="10D274C0" w14:textId="77777777" w:rsidR="00482D99" w:rsidRDefault="00482D99">
      <w:pPr>
        <w:pStyle w:val="Ttulo2"/>
      </w:pPr>
      <w:bookmarkStart w:id="20" w:name="_Toc225101722"/>
      <w:bookmarkStart w:id="21" w:name="_Toc14331876"/>
      <w:r>
        <w:lastRenderedPageBreak/>
        <w:t>Resumen</w:t>
      </w:r>
      <w:bookmarkEnd w:id="20"/>
      <w:bookmarkEnd w:id="21"/>
    </w:p>
    <w:p w14:paraId="5BF9FD1D" w14:textId="013C31D4" w:rsidR="218D275E" w:rsidRDefault="218D275E" w:rsidP="51030F60">
      <w:pPr>
        <w:pStyle w:val="Normalindentado2"/>
        <w:spacing w:line="259" w:lineRule="auto"/>
      </w:pPr>
      <w:r w:rsidRPr="51030F60">
        <w:t>Este documento está organizado en varias secciones que permiten entender el sistema de forma progresiva:</w:t>
      </w:r>
    </w:p>
    <w:p w14:paraId="219CDC31" w14:textId="1F716725" w:rsidR="51030F60" w:rsidRDefault="51030F60" w:rsidP="51030F60">
      <w:pPr>
        <w:pStyle w:val="Normalindentado2"/>
        <w:spacing w:line="259" w:lineRule="auto"/>
      </w:pPr>
    </w:p>
    <w:p w14:paraId="55C0D65F" w14:textId="09099C0A" w:rsidR="218D275E" w:rsidRDefault="218D275E" w:rsidP="51030F60">
      <w:pPr>
        <w:pStyle w:val="Normalindentado2"/>
        <w:numPr>
          <w:ilvl w:val="0"/>
          <w:numId w:val="24"/>
        </w:numPr>
        <w:spacing w:line="259" w:lineRule="auto"/>
      </w:pPr>
      <w:r w:rsidRPr="51030F60">
        <w:t xml:space="preserve">Sección 1: Presenta la introducción general, incluyendo el propósito, alcance y definiciones importantes. </w:t>
      </w:r>
    </w:p>
    <w:p w14:paraId="18A1C39C" w14:textId="2C38A84E" w:rsidR="218D275E" w:rsidRDefault="218D275E" w:rsidP="51030F60">
      <w:pPr>
        <w:pStyle w:val="Normalindentado2"/>
        <w:numPr>
          <w:ilvl w:val="0"/>
          <w:numId w:val="24"/>
        </w:numPr>
        <w:spacing w:line="259" w:lineRule="auto"/>
      </w:pPr>
      <w:r w:rsidRPr="51030F60">
        <w:t xml:space="preserve">Sección 2: Describe de manera general el sistema, sus funciones y restricciones. </w:t>
      </w:r>
    </w:p>
    <w:p w14:paraId="289D4D34" w14:textId="4406E14E" w:rsidR="218D275E" w:rsidRDefault="218D275E" w:rsidP="51030F60">
      <w:pPr>
        <w:pStyle w:val="Normalindentado2"/>
        <w:numPr>
          <w:ilvl w:val="0"/>
          <w:numId w:val="24"/>
        </w:numPr>
        <w:spacing w:line="259" w:lineRule="auto"/>
      </w:pPr>
      <w:r w:rsidRPr="51030F60">
        <w:t xml:space="preserve">Sección 3: Detalla los requerimientos específicos, tanto funcionales como no funcionales. </w:t>
      </w:r>
    </w:p>
    <w:p w14:paraId="766500BB" w14:textId="4AAC34B7" w:rsidR="218D275E" w:rsidRDefault="218D275E" w:rsidP="51030F60">
      <w:pPr>
        <w:pStyle w:val="Normalindentado2"/>
        <w:numPr>
          <w:ilvl w:val="0"/>
          <w:numId w:val="24"/>
        </w:numPr>
        <w:spacing w:line="259" w:lineRule="auto"/>
      </w:pPr>
      <w:r w:rsidRPr="51030F60">
        <w:t xml:space="preserve">Sección 4: Incluye información adicional y posibles mejoras futuras del sistema. </w:t>
      </w:r>
    </w:p>
    <w:p w14:paraId="6FB3CC3F" w14:textId="35825D56" w:rsidR="218D275E" w:rsidRDefault="218D275E" w:rsidP="51030F60">
      <w:pPr>
        <w:pStyle w:val="Normalindentado2"/>
        <w:spacing w:line="259" w:lineRule="auto"/>
      </w:pPr>
      <w:r w:rsidRPr="51030F60">
        <w:t>Gracias a esta estructura, se facilita la comprensión del proyecto, comenzando desde una visión general hasta llegar a aspectos más técnicos necesarios para su desarrollo.</w:t>
      </w:r>
    </w:p>
    <w:p w14:paraId="5A3E219F" w14:textId="195B3586" w:rsidR="51030F60" w:rsidRDefault="51030F60" w:rsidP="51030F60">
      <w:pPr>
        <w:pStyle w:val="Normalindentado2"/>
        <w:spacing w:line="259" w:lineRule="auto"/>
      </w:pPr>
    </w:p>
    <w:p w14:paraId="77CAC3D8" w14:textId="483F74E1" w:rsidR="00435F3D" w:rsidRDefault="00482D99" w:rsidP="00435F3D">
      <w:pPr>
        <w:pStyle w:val="Normalindentado1"/>
        <w:rPr>
          <w:ins w:id="22" w:author="Microsoft Word" w:date="2026-04-06T19:57:00Z"/>
        </w:rPr>
      </w:pPr>
      <w:r>
        <w:t>Descripción general</w:t>
      </w:r>
      <w:ins w:id="23" w:author="Microsoft Word" w:date="2026-04-06T19:57:00Z">
        <w:r w:rsidR="140D4B24">
          <w:t xml:space="preserve">-     </w:t>
        </w:r>
        <w:r w:rsidR="00435F3D">
          <w:t>Adaptación al nivel del usuario</w:t>
        </w:r>
      </w:ins>
    </w:p>
    <w:p w14:paraId="7058E057" w14:textId="7A608579" w:rsidR="00435F3D" w:rsidRDefault="42EAD6FD" w:rsidP="00435F3D">
      <w:pPr>
        <w:pStyle w:val="Normalindentado1"/>
        <w:rPr>
          <w:ins w:id="24" w:author="Microsoft Word" w:date="2026-04-06T19:57:00Z"/>
        </w:rPr>
      </w:pPr>
      <w:ins w:id="25" w:author="Microsoft Word" w:date="2026-04-06T19:57:00Z">
        <w:r>
          <w:t xml:space="preserve">-     </w:t>
        </w:r>
        <w:r w:rsidR="00435F3D">
          <w:t>Edad: Mayores de 12 años</w:t>
        </w:r>
      </w:ins>
    </w:p>
    <w:p w14:paraId="1CA3580D" w14:textId="1A4E5957" w:rsidR="00435F3D" w:rsidRDefault="1F5E8099" w:rsidP="00435F3D">
      <w:pPr>
        <w:pStyle w:val="Normalindentado1"/>
        <w:rPr>
          <w:ins w:id="26" w:author="Microsoft Word" w:date="2026-04-06T19:57:00Z"/>
        </w:rPr>
      </w:pPr>
      <w:ins w:id="27" w:author="Microsoft Word" w:date="2026-04-06T19:57:00Z">
        <w:r>
          <w:t xml:space="preserve">-     </w:t>
        </w:r>
        <w:r w:rsidR="00435F3D">
          <w:t>Nivel: Básico a avanzado</w:t>
        </w:r>
      </w:ins>
    </w:p>
    <w:p w14:paraId="4175BAAC" w14:textId="470F681D" w:rsidR="00435F3D" w:rsidRDefault="02D7429E" w:rsidP="00435F3D">
      <w:pPr>
        <w:pStyle w:val="Normalindentado1"/>
        <w:rPr>
          <w:ins w:id="28" w:author="Microsoft Word" w:date="2026-04-06T19:57:00Z"/>
        </w:rPr>
      </w:pPr>
      <w:ins w:id="29" w:author="Microsoft Word" w:date="2026-04-06T19:57:00Z">
        <w:r>
          <w:t xml:space="preserve">-     </w:t>
        </w:r>
        <w:r w:rsidR="00435F3D">
          <w:t>Conocimientos: Uso básico de tecnología</w:t>
        </w:r>
      </w:ins>
    </w:p>
    <w:p w14:paraId="5C872B0E" w14:textId="406BF597" w:rsidR="00435F3D" w:rsidRDefault="6F066DDD" w:rsidP="00435F3D">
      <w:pPr>
        <w:pStyle w:val="Normalindentado1"/>
        <w:rPr>
          <w:ins w:id="30" w:author="Microsoft Word" w:date="2026-04-06T19:57:00Z"/>
        </w:rPr>
      </w:pPr>
      <w:ins w:id="31" w:author="Microsoft Word" w:date="2026-04-06T19:57:00Z">
        <w:r>
          <w:t xml:space="preserve">-     </w:t>
        </w:r>
        <w:r w:rsidR="00435F3D">
          <w:t>Intereses: Videojuegos, aprendizaje interactivo</w:t>
        </w:r>
      </w:ins>
    </w:p>
    <w:p w14:paraId="2E6137A6" w14:textId="198CFDC8" w:rsidR="00435F3D" w:rsidRDefault="2BE64249" w:rsidP="00435F3D">
      <w:pPr>
        <w:pStyle w:val="Normalindentado1"/>
        <w:rPr>
          <w:ins w:id="32" w:author="Microsoft Word" w:date="2026-04-06T19:57:00Z"/>
        </w:rPr>
      </w:pPr>
      <w:ins w:id="33" w:author="Microsoft Word" w:date="2026-04-06T19:57:00Z">
        <w:r>
          <w:t xml:space="preserve">-     </w:t>
        </w:r>
        <w:r w:rsidR="00435F3D">
          <w:t xml:space="preserve">Uso de modelo </w:t>
        </w:r>
        <w:proofErr w:type="spellStart"/>
        <w:r w:rsidR="00435F3D">
          <w:t>LLaMA</w:t>
        </w:r>
        <w:proofErr w:type="spellEnd"/>
        <w:r w:rsidR="00435F3D">
          <w:t xml:space="preserve"> como motor de IA</w:t>
        </w:r>
      </w:ins>
    </w:p>
    <w:p w14:paraId="62A0AB8D" w14:textId="19589496" w:rsidR="00435F3D" w:rsidRDefault="7058B7D5" w:rsidP="00435F3D">
      <w:pPr>
        <w:pStyle w:val="Normalindentado1"/>
        <w:rPr>
          <w:ins w:id="34" w:author="Microsoft Word" w:date="2026-04-06T19:57:00Z"/>
        </w:rPr>
      </w:pPr>
      <w:ins w:id="35" w:author="Microsoft Word" w:date="2026-04-06T19:57:00Z">
        <w:r>
          <w:t xml:space="preserve">-     </w:t>
        </w:r>
        <w:r w:rsidR="00435F3D">
          <w:t>Dependencia de conexión a internet (si no es local)</w:t>
        </w:r>
      </w:ins>
    </w:p>
    <w:p w14:paraId="48E22EAB" w14:textId="6D925FA6" w:rsidR="00435F3D" w:rsidRDefault="0A883120" w:rsidP="00435F3D">
      <w:pPr>
        <w:pStyle w:val="Normalindentado1"/>
        <w:rPr>
          <w:ins w:id="36" w:author="Microsoft Word" w:date="2026-04-06T19:57:00Z"/>
        </w:rPr>
      </w:pPr>
      <w:ins w:id="37" w:author="Microsoft Word" w:date="2026-04-06T19:57:00Z">
        <w:r>
          <w:t xml:space="preserve">-     </w:t>
        </w:r>
        <w:r w:rsidR="00435F3D">
          <w:t>Compatibilidad con navegadores modernos</w:t>
        </w:r>
      </w:ins>
    </w:p>
    <w:p w14:paraId="282525EC" w14:textId="6A46B597" w:rsidR="00435F3D" w:rsidRDefault="6ADB6461" w:rsidP="00435F3D">
      <w:pPr>
        <w:pStyle w:val="Normalindentado1"/>
        <w:rPr>
          <w:ins w:id="38" w:author="Microsoft Word" w:date="2026-04-06T19:57:00Z"/>
        </w:rPr>
      </w:pPr>
      <w:ins w:id="39" w:author="Microsoft Word" w:date="2026-04-06T19:57:00Z">
        <w:r>
          <w:t xml:space="preserve">-     </w:t>
        </w:r>
        <w:r w:rsidR="00435F3D">
          <w:t>Limitaciones de hardware en dispositivos móviles</w:t>
        </w:r>
      </w:ins>
    </w:p>
    <w:p w14:paraId="2D1E65AD" w14:textId="305F5822" w:rsidR="00435F3D" w:rsidRDefault="3C8727C1" w:rsidP="00435F3D">
      <w:pPr>
        <w:pStyle w:val="Normalindentado1"/>
        <w:rPr>
          <w:ins w:id="40" w:author="Microsoft Word" w:date="2026-04-06T19:57:00Z"/>
        </w:rPr>
      </w:pPr>
      <w:ins w:id="41" w:author="Microsoft Word" w:date="2026-04-06T19:57:00Z">
        <w:r>
          <w:t xml:space="preserve">-     </w:t>
        </w:r>
        <w:r w:rsidR="00435F3D">
          <w:t>El usuario tendrá acceso a internet</w:t>
        </w:r>
      </w:ins>
    </w:p>
    <w:p w14:paraId="022F603D" w14:textId="263AA669" w:rsidR="00435F3D" w:rsidRDefault="06E7206A" w:rsidP="00435F3D">
      <w:pPr>
        <w:pStyle w:val="Normalindentado1"/>
        <w:rPr>
          <w:ins w:id="42" w:author="Microsoft Word" w:date="2026-04-06T19:57:00Z"/>
        </w:rPr>
      </w:pPr>
      <w:ins w:id="43" w:author="Microsoft Word" w:date="2026-04-06T19:57:00Z">
        <w:r>
          <w:t xml:space="preserve">-     </w:t>
        </w:r>
        <w:r w:rsidR="00435F3D">
          <w:t xml:space="preserve">El modelo </w:t>
        </w:r>
        <w:proofErr w:type="spellStart"/>
        <w:r w:rsidR="00435F3D">
          <w:t>LLaMA</w:t>
        </w:r>
        <w:proofErr w:type="spellEnd"/>
        <w:r w:rsidR="00435F3D">
          <w:t xml:space="preserve"> estará disponible y configurado</w:t>
        </w:r>
      </w:ins>
    </w:p>
    <w:p w14:paraId="406BE3F8" w14:textId="69602933" w:rsidR="00435F3D" w:rsidRPr="00435F3D" w:rsidRDefault="414C275C" w:rsidP="51030F60">
      <w:pPr>
        <w:pStyle w:val="Ttulo1"/>
      </w:pPr>
      <w:ins w:id="44" w:author="Microsoft Word" w:date="2026-04-06T19:57:00Z">
        <w:r>
          <w:t xml:space="preserve">-     </w:t>
        </w:r>
        <w:r w:rsidR="00435F3D">
          <w:t>El sistema será mantenido y actualizado</w:t>
        </w:r>
      </w:ins>
    </w:p>
    <w:p w14:paraId="2E147B26" w14:textId="2CAA2AC0" w:rsidR="00482D99" w:rsidRDefault="00482D99" w:rsidP="004F027C">
      <w:pPr>
        <w:pStyle w:val="Ttulo2"/>
      </w:pPr>
      <w:bookmarkStart w:id="45" w:name="_Toc33238240"/>
      <w:bookmarkStart w:id="46" w:name="_Toc225101724"/>
      <w:bookmarkStart w:id="47" w:name="_Toc1766263411"/>
      <w:r>
        <w:t>Perspectiva del producto</w:t>
      </w:r>
      <w:bookmarkEnd w:id="45"/>
      <w:bookmarkEnd w:id="46"/>
      <w:bookmarkEnd w:id="47"/>
    </w:p>
    <w:p w14:paraId="56E2E5A4" w14:textId="4CA276E6" w:rsidR="004F027C" w:rsidRDefault="004F027C" w:rsidP="004F027C">
      <w:pPr>
        <w:pStyle w:val="Normalindentado1"/>
      </w:pPr>
    </w:p>
    <w:p w14:paraId="5990A5C2" w14:textId="58645FC0" w:rsidR="004F027C" w:rsidRDefault="004F027C" w:rsidP="004F027C">
      <w:pPr>
        <w:pStyle w:val="Normalindentado1"/>
      </w:pPr>
      <w:proofErr w:type="spellStart"/>
      <w:r>
        <w:t>Minetico</w:t>
      </w:r>
      <w:proofErr w:type="spellEnd"/>
      <w:r>
        <w:t xml:space="preserve"> es un sistema independiente basado en arquitectura cliente-servidor, que interactúa con un modelo de lenguaje (</w:t>
      </w:r>
      <w:proofErr w:type="spellStart"/>
      <w:r>
        <w:t>LLaMA</w:t>
      </w:r>
      <w:proofErr w:type="spellEnd"/>
      <w:r>
        <w:t>) para generar respuestas inteligentes</w:t>
      </w:r>
      <w:r w:rsidR="00037EDB">
        <w:t xml:space="preserve"> sobre el videojuego llamado </w:t>
      </w:r>
      <w:proofErr w:type="spellStart"/>
      <w:r w:rsidR="00037EDB">
        <w:t>minecraf</w:t>
      </w:r>
      <w:r w:rsidR="009E7123">
        <w:t>t</w:t>
      </w:r>
      <w:proofErr w:type="spellEnd"/>
      <w:r>
        <w:t>.</w:t>
      </w:r>
    </w:p>
    <w:p w14:paraId="1D33F3DF" w14:textId="11563C75" w:rsidR="004F027C" w:rsidRDefault="004F027C" w:rsidP="004F027C">
      <w:pPr>
        <w:pStyle w:val="Normalindentado1"/>
      </w:pPr>
    </w:p>
    <w:p w14:paraId="6D1F772B" w14:textId="01389220" w:rsidR="004F027C" w:rsidRDefault="004F027C" w:rsidP="004F027C">
      <w:pPr>
        <w:pStyle w:val="Normalindentado1"/>
      </w:pPr>
      <w:r>
        <w:t>El sistema se</w:t>
      </w:r>
      <w:r w:rsidR="00E15894">
        <w:t xml:space="preserve"> podrá</w:t>
      </w:r>
      <w:r>
        <w:t xml:space="preserve"> ejecuta</w:t>
      </w:r>
      <w:r w:rsidR="00E15894">
        <w:t>r</w:t>
      </w:r>
      <w:r>
        <w:t xml:space="preserve"> en navegadores web y puede ser adaptado a dispositivos móviles.</w:t>
      </w:r>
    </w:p>
    <w:p w14:paraId="5120156D" w14:textId="585BEFCF" w:rsidR="004F027C" w:rsidRPr="004F027C" w:rsidRDefault="004F027C" w:rsidP="004F027C">
      <w:pPr>
        <w:pStyle w:val="Normalindentado2"/>
      </w:pPr>
    </w:p>
    <w:p w14:paraId="776DBF92" w14:textId="4D43918C" w:rsidR="00482D99" w:rsidRDefault="00482D99" w:rsidP="0082743C">
      <w:pPr>
        <w:pStyle w:val="Ttulo2"/>
      </w:pPr>
      <w:bookmarkStart w:id="48" w:name="_Toc532878319"/>
      <w:bookmarkStart w:id="49" w:name="_Toc33238241"/>
      <w:bookmarkStart w:id="50" w:name="_Toc225101725"/>
      <w:bookmarkStart w:id="51" w:name="_Toc249536742"/>
      <w:r>
        <w:t>Funcionalidad del producto</w:t>
      </w:r>
      <w:bookmarkEnd w:id="48"/>
      <w:bookmarkEnd w:id="49"/>
      <w:bookmarkEnd w:id="50"/>
      <w:bookmarkEnd w:id="51"/>
    </w:p>
    <w:p w14:paraId="1574DB83" w14:textId="0AACCB34" w:rsidR="006B23E0" w:rsidRDefault="006B23E0" w:rsidP="006B23E0">
      <w:pPr>
        <w:pStyle w:val="Normalindentado1"/>
      </w:pPr>
      <w:r>
        <w:t>El sistema permitirá:</w:t>
      </w:r>
    </w:p>
    <w:p w14:paraId="3F15EE1B" w14:textId="5C09EABE" w:rsidR="006B23E0" w:rsidRDefault="006B23E0" w:rsidP="006B23E0">
      <w:pPr>
        <w:pStyle w:val="Normalindentado1"/>
      </w:pPr>
    </w:p>
    <w:p w14:paraId="475C6085" w14:textId="5ABC6DDE" w:rsidR="006B23E0" w:rsidRDefault="006B23E0" w:rsidP="6D1A3716">
      <w:pPr>
        <w:pStyle w:val="Normalindentado1"/>
        <w:numPr>
          <w:ilvl w:val="0"/>
          <w:numId w:val="23"/>
        </w:numPr>
      </w:pPr>
      <w:r>
        <w:t>Interacción con una mascota virtual mediante chat</w:t>
      </w:r>
    </w:p>
    <w:p w14:paraId="3DEF9892" w14:textId="1DCBD89F" w:rsidR="006B23E0" w:rsidRDefault="006B23E0" w:rsidP="6D1A3716">
      <w:pPr>
        <w:pStyle w:val="Normalindentado1"/>
        <w:numPr>
          <w:ilvl w:val="0"/>
          <w:numId w:val="22"/>
        </w:numPr>
      </w:pPr>
      <w:r>
        <w:t>Respuestas inteligentes sobre temas específicos</w:t>
      </w:r>
    </w:p>
    <w:p w14:paraId="2BBCF31B" w14:textId="451643B3" w:rsidR="006B23E0" w:rsidRDefault="006B23E0" w:rsidP="6D1A3716">
      <w:pPr>
        <w:pStyle w:val="Normalindentado1"/>
        <w:numPr>
          <w:ilvl w:val="0"/>
          <w:numId w:val="21"/>
        </w:numPr>
      </w:pPr>
      <w:r>
        <w:t>Personalización de la mascota mediante skins</w:t>
      </w:r>
    </w:p>
    <w:p w14:paraId="0AC71307" w14:textId="34D32749" w:rsidR="006B23E0" w:rsidRDefault="006B23E0" w:rsidP="6D1A3716">
      <w:pPr>
        <w:pStyle w:val="Normalindentado1"/>
        <w:numPr>
          <w:ilvl w:val="0"/>
          <w:numId w:val="20"/>
        </w:numPr>
      </w:pPr>
      <w:r>
        <w:t>Sistema de rachas diarias</w:t>
      </w:r>
    </w:p>
    <w:p w14:paraId="12319A36" w14:textId="09E52AAE" w:rsidR="006B23E0" w:rsidRDefault="006B23E0" w:rsidP="6D1A3716">
      <w:pPr>
        <w:pStyle w:val="Normalindentado1"/>
        <w:numPr>
          <w:ilvl w:val="0"/>
          <w:numId w:val="19"/>
        </w:numPr>
      </w:pPr>
      <w:r>
        <w:t>Minijuegos educativos</w:t>
      </w:r>
    </w:p>
    <w:p w14:paraId="13F5B29B" w14:textId="5379D4CE" w:rsidR="006B23E0" w:rsidRDefault="006B23E0" w:rsidP="6D1A3716">
      <w:pPr>
        <w:pStyle w:val="Normalindentado1"/>
        <w:numPr>
          <w:ilvl w:val="0"/>
          <w:numId w:val="18"/>
        </w:numPr>
      </w:pPr>
      <w:r>
        <w:t>Sistema de recompensas</w:t>
      </w:r>
    </w:p>
    <w:p w14:paraId="2CC6D407" w14:textId="06203CE0" w:rsidR="006B23E0" w:rsidRDefault="475AAE9F" w:rsidP="006B23E0">
      <w:pPr>
        <w:pStyle w:val="Normalindentado1"/>
      </w:pPr>
      <w:r>
        <w:t xml:space="preserve">-     </w:t>
      </w:r>
      <w:r w:rsidR="006B23E0">
        <w:t>Adaptación al nivel del usuario</w:t>
      </w:r>
    </w:p>
    <w:p w14:paraId="62C0D0AE" w14:textId="592D19B5" w:rsidR="006B23E0" w:rsidRDefault="4613C51B" w:rsidP="006B23E0">
      <w:pPr>
        <w:pStyle w:val="Normalindentado1"/>
        <w:rPr>
          <w:ins w:id="52" w:author="Microsoft Word" w:date="2026-04-06T19:57:00Z"/>
        </w:rPr>
      </w:pPr>
      <w:ins w:id="53" w:author="Microsoft Word" w:date="2026-04-06T19:57:00Z">
        <w:r>
          <w:t xml:space="preserve">-     </w:t>
        </w:r>
        <w:r w:rsidR="006B23E0">
          <w:t>Edad: Mayores de 12 años</w:t>
        </w:r>
      </w:ins>
    </w:p>
    <w:p w14:paraId="1A128FA3" w14:textId="1684FF0B" w:rsidR="006B23E0" w:rsidRDefault="03F17874" w:rsidP="006B23E0">
      <w:pPr>
        <w:pStyle w:val="Normalindentado1"/>
        <w:rPr>
          <w:ins w:id="54" w:author="Microsoft Word" w:date="2026-04-06T19:57:00Z"/>
        </w:rPr>
      </w:pPr>
      <w:ins w:id="55" w:author="Microsoft Word" w:date="2026-04-06T19:57:00Z">
        <w:r>
          <w:t xml:space="preserve">-     </w:t>
        </w:r>
        <w:r w:rsidR="006B23E0">
          <w:t>Nivel: Básico a avanzado</w:t>
        </w:r>
      </w:ins>
    </w:p>
    <w:p w14:paraId="551D0D52" w14:textId="731BD074" w:rsidR="006B23E0" w:rsidRDefault="197DE5E0" w:rsidP="006B23E0">
      <w:pPr>
        <w:pStyle w:val="Normalindentado1"/>
        <w:rPr>
          <w:ins w:id="56" w:author="Microsoft Word" w:date="2026-04-06T19:57:00Z"/>
        </w:rPr>
      </w:pPr>
      <w:ins w:id="57" w:author="Microsoft Word" w:date="2026-04-06T19:57:00Z">
        <w:r>
          <w:t xml:space="preserve">-     </w:t>
        </w:r>
        <w:r w:rsidR="006B23E0">
          <w:t>Conocimientos: Uso básico de tecnología</w:t>
        </w:r>
      </w:ins>
    </w:p>
    <w:p w14:paraId="5694E9F7" w14:textId="42A4891B" w:rsidR="006B23E0" w:rsidRDefault="6D186983" w:rsidP="006B23E0">
      <w:pPr>
        <w:pStyle w:val="Normalindentado1"/>
        <w:rPr>
          <w:ins w:id="58" w:author="Microsoft Word" w:date="2026-04-06T19:57:00Z"/>
        </w:rPr>
      </w:pPr>
      <w:ins w:id="59" w:author="Microsoft Word" w:date="2026-04-06T19:57:00Z">
        <w:r>
          <w:t xml:space="preserve">-     </w:t>
        </w:r>
        <w:r w:rsidR="006B23E0">
          <w:t>Intereses: Videojuegos, aprendizaje interactivo</w:t>
        </w:r>
      </w:ins>
    </w:p>
    <w:p w14:paraId="25AD44D3" w14:textId="0069D9AC" w:rsidR="006B23E0" w:rsidRDefault="03CE6482" w:rsidP="006B23E0">
      <w:pPr>
        <w:pStyle w:val="Normalindentado1"/>
        <w:rPr>
          <w:ins w:id="60" w:author="Microsoft Word" w:date="2026-04-06T19:57:00Z"/>
        </w:rPr>
      </w:pPr>
      <w:ins w:id="61" w:author="Microsoft Word" w:date="2026-04-06T19:57:00Z">
        <w:r>
          <w:t xml:space="preserve">-     </w:t>
        </w:r>
        <w:r w:rsidR="006B23E0">
          <w:t xml:space="preserve">Uso de modelo </w:t>
        </w:r>
        <w:proofErr w:type="spellStart"/>
        <w:r w:rsidR="006B23E0">
          <w:t>LLaMA</w:t>
        </w:r>
        <w:proofErr w:type="spellEnd"/>
        <w:r w:rsidR="006B23E0">
          <w:t xml:space="preserve"> como motor de IA</w:t>
        </w:r>
      </w:ins>
    </w:p>
    <w:p w14:paraId="033616D7" w14:textId="15420E6F" w:rsidR="006B23E0" w:rsidRDefault="65BAE10D" w:rsidP="006B23E0">
      <w:pPr>
        <w:pStyle w:val="Normalindentado1"/>
        <w:rPr>
          <w:ins w:id="62" w:author="Microsoft Word" w:date="2026-04-06T19:57:00Z"/>
        </w:rPr>
      </w:pPr>
      <w:ins w:id="63" w:author="Microsoft Word" w:date="2026-04-06T19:57:00Z">
        <w:r>
          <w:t xml:space="preserve">-     </w:t>
        </w:r>
        <w:r w:rsidR="006B23E0">
          <w:t>Dependencia de conexión a internet (si no es local)</w:t>
        </w:r>
      </w:ins>
    </w:p>
    <w:p w14:paraId="4D16F4D2" w14:textId="4AF029CF" w:rsidR="006B23E0" w:rsidRDefault="750C4D80" w:rsidP="006B23E0">
      <w:pPr>
        <w:pStyle w:val="Normalindentado1"/>
        <w:rPr>
          <w:ins w:id="64" w:author="Microsoft Word" w:date="2026-04-06T19:57:00Z"/>
        </w:rPr>
      </w:pPr>
      <w:ins w:id="65" w:author="Microsoft Word" w:date="2026-04-06T19:57:00Z">
        <w:r>
          <w:lastRenderedPageBreak/>
          <w:t xml:space="preserve">-     </w:t>
        </w:r>
        <w:r w:rsidR="006B23E0">
          <w:t>Compatibilidad con navegadores modernos</w:t>
        </w:r>
      </w:ins>
    </w:p>
    <w:p w14:paraId="04BAF768" w14:textId="4970C569" w:rsidR="006B23E0" w:rsidRDefault="33AF5BFE" w:rsidP="006B23E0">
      <w:pPr>
        <w:pStyle w:val="Normalindentado1"/>
        <w:rPr>
          <w:ins w:id="66" w:author="Microsoft Word" w:date="2026-04-06T19:57:00Z"/>
        </w:rPr>
      </w:pPr>
      <w:ins w:id="67" w:author="Microsoft Word" w:date="2026-04-06T19:57:00Z">
        <w:r>
          <w:t xml:space="preserve">-     </w:t>
        </w:r>
        <w:r w:rsidR="006B23E0">
          <w:t>Limitaciones de hardware en dispositivos móviles</w:t>
        </w:r>
      </w:ins>
    </w:p>
    <w:p w14:paraId="3214AA39" w14:textId="7AB10F03" w:rsidR="006B23E0" w:rsidRDefault="5CA1DEB3" w:rsidP="006B23E0">
      <w:pPr>
        <w:pStyle w:val="Normalindentado1"/>
        <w:rPr>
          <w:ins w:id="68" w:author="Microsoft Word" w:date="2026-04-06T19:57:00Z"/>
        </w:rPr>
      </w:pPr>
      <w:ins w:id="69" w:author="Microsoft Word" w:date="2026-04-06T19:57:00Z">
        <w:r>
          <w:t xml:space="preserve">-     </w:t>
        </w:r>
        <w:r w:rsidR="006B23E0">
          <w:t>El usuario tendrá acceso a internet</w:t>
        </w:r>
      </w:ins>
    </w:p>
    <w:p w14:paraId="5DD32220" w14:textId="0798DEF0" w:rsidR="006B23E0" w:rsidRDefault="43238B5F" w:rsidP="006B23E0">
      <w:pPr>
        <w:pStyle w:val="Normalindentado1"/>
        <w:rPr>
          <w:ins w:id="70" w:author="Microsoft Word" w:date="2026-04-06T19:57:00Z"/>
        </w:rPr>
      </w:pPr>
      <w:ins w:id="71" w:author="Microsoft Word" w:date="2026-04-06T19:57:00Z">
        <w:r>
          <w:t xml:space="preserve">-     </w:t>
        </w:r>
        <w:r w:rsidR="006B23E0">
          <w:t xml:space="preserve">El modelo </w:t>
        </w:r>
        <w:proofErr w:type="spellStart"/>
        <w:r w:rsidR="006B23E0">
          <w:t>LLaMA</w:t>
        </w:r>
        <w:proofErr w:type="spellEnd"/>
        <w:r w:rsidR="006B23E0">
          <w:t xml:space="preserve"> estará disponible y configurado</w:t>
        </w:r>
      </w:ins>
    </w:p>
    <w:p w14:paraId="07D1022A" w14:textId="087251CA" w:rsidR="006B23E0" w:rsidRPr="00435F3D" w:rsidRDefault="255EB62B" w:rsidP="006B23E0">
      <w:pPr>
        <w:pStyle w:val="Normalindentado1"/>
        <w:rPr>
          <w:ins w:id="72" w:author="Microsoft Word" w:date="2026-04-06T19:57:00Z"/>
        </w:rPr>
      </w:pPr>
      <w:ins w:id="73" w:author="Microsoft Word" w:date="2026-04-06T19:57:00Z">
        <w:r>
          <w:t xml:space="preserve">-   </w:t>
        </w:r>
        <w:r w:rsidR="08D28534">
          <w:t xml:space="preserve"> </w:t>
        </w:r>
        <w:r>
          <w:t xml:space="preserve"> </w:t>
        </w:r>
        <w:r w:rsidR="006B23E0">
          <w:t>El sistema será mantenido y actualizado</w:t>
        </w:r>
      </w:ins>
    </w:p>
    <w:p w14:paraId="5110D61B" w14:textId="63A67524" w:rsidR="00F84CB2" w:rsidRPr="00F84CB2" w:rsidRDefault="00F84CB2" w:rsidP="00F84CB2">
      <w:pPr>
        <w:pStyle w:val="Normalindentado2"/>
      </w:pPr>
    </w:p>
    <w:p w14:paraId="118D0CA7" w14:textId="77777777" w:rsidR="00482D99" w:rsidRDefault="00482D99">
      <w:pPr>
        <w:pStyle w:val="Ttulo2"/>
      </w:pPr>
      <w:bookmarkStart w:id="74" w:name="_Toc532878320"/>
      <w:bookmarkStart w:id="75" w:name="_Toc33238242"/>
      <w:bookmarkStart w:id="76" w:name="_Toc225101726"/>
      <w:bookmarkStart w:id="77" w:name="_Toc1937367788"/>
      <w:r>
        <w:t>Características de los usuarios</w:t>
      </w:r>
      <w:bookmarkEnd w:id="74"/>
      <w:bookmarkEnd w:id="75"/>
      <w:bookmarkEnd w:id="76"/>
      <w:bookmarkEnd w:id="77"/>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A76B7B" w14:paraId="0639E89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2B26ED"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1813E24" w14:textId="61D72C87" w:rsidR="00482D99" w:rsidRDefault="00C63768">
            <w:pPr>
              <w:pStyle w:val="Normalindentado2"/>
              <w:ind w:left="0"/>
            </w:pPr>
            <w:proofErr w:type="spellStart"/>
            <w:r>
              <w:t>Gamers</w:t>
            </w:r>
            <w:proofErr w:type="spellEnd"/>
            <w:r>
              <w:t xml:space="preserve">, </w:t>
            </w:r>
            <w:ins w:id="78" w:author="Microsoft Word" w:date="2026-04-06T19:57:00Z">
              <w:r>
                <w:t>jugadores</w:t>
              </w:r>
            </w:ins>
            <w:r>
              <w:t xml:space="preserve"> casuales</w:t>
            </w:r>
          </w:p>
        </w:tc>
      </w:tr>
      <w:tr w:rsidR="00A76B7B" w14:paraId="790236B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69C7F8E"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CD66C36" w14:textId="73DFC019" w:rsidR="00482D99" w:rsidRDefault="03A6B762">
            <w:pPr>
              <w:pStyle w:val="Normalindentado2"/>
              <w:ind w:left="0"/>
            </w:pPr>
            <w:r>
              <w:t>Básica primaria, bachillerato, técnico, profesional</w:t>
            </w:r>
          </w:p>
        </w:tc>
      </w:tr>
      <w:tr w:rsidR="00A76B7B" w14:paraId="616AA9C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4FB2336"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82C921" w14:textId="73DBEBC9" w:rsidR="00482D99" w:rsidRDefault="77CBCBFA">
            <w:pPr>
              <w:pStyle w:val="Normalindentado2"/>
              <w:ind w:left="0"/>
            </w:pPr>
            <w:r>
              <w:t>Pensamiento lógico y crítico, creatividad, resolución de problemas, multitarea</w:t>
            </w:r>
          </w:p>
        </w:tc>
      </w:tr>
      <w:tr w:rsidR="00A76B7B" w14:paraId="08D5B61A"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008A11"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3BD864B" w14:textId="2BE60A29" w:rsidR="00482D99" w:rsidRDefault="48F5824D">
            <w:pPr>
              <w:pStyle w:val="Normalindentado2"/>
              <w:ind w:left="0"/>
            </w:pPr>
            <w:r>
              <w:t>Videojuegos, aprendizaje iterativo</w:t>
            </w:r>
          </w:p>
        </w:tc>
      </w:tr>
    </w:tbl>
    <w:p w14:paraId="09B7C888" w14:textId="77777777" w:rsidR="00482D99" w:rsidRDefault="00482D99">
      <w:pPr>
        <w:pStyle w:val="guiazul"/>
        <w:ind w:left="708"/>
      </w:pPr>
    </w:p>
    <w:p w14:paraId="0447451D" w14:textId="399E9C1B" w:rsidR="149DAD1C" w:rsidRDefault="149DAD1C" w:rsidP="149DAD1C">
      <w:pPr>
        <w:pStyle w:val="guiazul"/>
        <w:ind w:left="708"/>
      </w:pPr>
    </w:p>
    <w:p w14:paraId="35990760" w14:textId="0C67A75C" w:rsidR="149DAD1C" w:rsidRDefault="149DAD1C" w:rsidP="149DAD1C">
      <w:pPr>
        <w:pStyle w:val="guiazul"/>
        <w:ind w:left="708"/>
      </w:pPr>
    </w:p>
    <w:p w14:paraId="69D69C79" w14:textId="77777777" w:rsidR="00482D99" w:rsidRDefault="00482D99">
      <w:pPr>
        <w:pStyle w:val="Ttulo2"/>
      </w:pPr>
      <w:bookmarkStart w:id="79" w:name="_Toc532878321"/>
      <w:bookmarkStart w:id="80" w:name="_Toc33238243"/>
      <w:bookmarkStart w:id="81" w:name="_Toc225101727"/>
      <w:bookmarkStart w:id="82" w:name="_Toc363149008"/>
      <w:r>
        <w:t>Restricciones</w:t>
      </w:r>
      <w:bookmarkEnd w:id="79"/>
      <w:bookmarkEnd w:id="80"/>
      <w:bookmarkEnd w:id="81"/>
      <w:bookmarkEnd w:id="82"/>
    </w:p>
    <w:p w14:paraId="693DCDDC" w14:textId="65022CF2" w:rsidR="00482D99" w:rsidRDefault="6F191865">
      <w:pPr>
        <w:pStyle w:val="Normalindentado2"/>
      </w:pPr>
      <w:r>
        <w:t xml:space="preserve"> </w:t>
      </w:r>
      <w:r w:rsidR="7D90942D">
        <w:t xml:space="preserve">El sistema en sus primeras versiones arrojara mensajes y tutoriales </w:t>
      </w:r>
      <w:r w:rsidR="67148260">
        <w:t>herrados</w:t>
      </w:r>
      <w:r w:rsidR="7D90942D">
        <w:t xml:space="preserve"> en algunas </w:t>
      </w:r>
      <w:r w:rsidR="3645F581">
        <w:t>ocasiones</w:t>
      </w:r>
      <w:r w:rsidR="7D90942D">
        <w:t xml:space="preserve">, </w:t>
      </w:r>
      <w:r w:rsidR="2539C9BD">
        <w:t>además</w:t>
      </w:r>
      <w:r w:rsidR="7D90942D">
        <w:t xml:space="preserve"> no todas las funciones dichas se </w:t>
      </w:r>
      <w:r w:rsidR="00974B52">
        <w:t>podrán</w:t>
      </w:r>
      <w:r w:rsidR="7D90942D">
        <w:t xml:space="preserve"> implementar en los primeros prototipos y probablemente algunos no sean agreg</w:t>
      </w:r>
      <w:r w:rsidR="16D6E941">
        <w:t xml:space="preserve">ados, la limitante de la </w:t>
      </w:r>
      <w:r w:rsidR="04734B9C">
        <w:t>IA</w:t>
      </w:r>
      <w:r w:rsidR="16D6E941">
        <w:t xml:space="preserve"> en sus respuestas por la poc</w:t>
      </w:r>
      <w:r w:rsidR="769367E9">
        <w:t xml:space="preserve">a capacidad ya que es gratuita, no </w:t>
      </w:r>
      <w:r w:rsidR="31F72A0E">
        <w:t>podrá</w:t>
      </w:r>
      <w:r w:rsidR="769367E9">
        <w:t xml:space="preserve"> crear </w:t>
      </w:r>
      <w:r w:rsidR="2E87BC9C">
        <w:t>imágenes</w:t>
      </w:r>
      <w:r w:rsidR="769367E9">
        <w:t xml:space="preserve"> o analizar d</w:t>
      </w:r>
      <w:r w:rsidR="533F3659">
        <w:t>ocumentos o datos en formato de archivo</w:t>
      </w:r>
      <w:r w:rsidR="769367E9">
        <w:t>.</w:t>
      </w:r>
      <w:r>
        <w:t xml:space="preserve"> </w:t>
      </w:r>
    </w:p>
    <w:p w14:paraId="3A510517" w14:textId="41067174" w:rsidR="149DAD1C" w:rsidRDefault="149DAD1C" w:rsidP="149DAD1C">
      <w:pPr>
        <w:pStyle w:val="Normalindentado2"/>
      </w:pPr>
    </w:p>
    <w:p w14:paraId="7D0D0880" w14:textId="77777777" w:rsidR="00482D99" w:rsidRDefault="00482D99">
      <w:pPr>
        <w:pStyle w:val="Ttulo2"/>
      </w:pPr>
      <w:bookmarkStart w:id="83" w:name="_Toc532878322"/>
      <w:bookmarkStart w:id="84" w:name="_Toc33238244"/>
      <w:bookmarkStart w:id="85" w:name="_Toc225101728"/>
      <w:bookmarkStart w:id="86" w:name="_Toc200344693"/>
      <w:r>
        <w:t>Suposiciones y dependencias</w:t>
      </w:r>
      <w:bookmarkEnd w:id="83"/>
      <w:bookmarkEnd w:id="84"/>
      <w:bookmarkEnd w:id="85"/>
      <w:bookmarkEnd w:id="86"/>
    </w:p>
    <w:p w14:paraId="0D1576AD" w14:textId="02DFA0C7" w:rsidR="51030F60" w:rsidRDefault="51030F60" w:rsidP="51030F60">
      <w:pPr>
        <w:pStyle w:val="Normalindentado2"/>
      </w:pPr>
    </w:p>
    <w:p w14:paraId="6FECF22C" w14:textId="1004FFA0" w:rsidR="2E1106B9" w:rsidRDefault="2E1106B9" w:rsidP="51030F60">
      <w:pPr>
        <w:pStyle w:val="Normalindentado2"/>
      </w:pPr>
      <w:r>
        <w:t xml:space="preserve">El usuario contara con acceso a internet, la </w:t>
      </w:r>
      <w:r w:rsidR="226DCFE4">
        <w:t>IA</w:t>
      </w:r>
      <w:r>
        <w:t xml:space="preserve"> </w:t>
      </w:r>
      <w:r w:rsidR="46ED7A3F">
        <w:t>será</w:t>
      </w:r>
      <w:r>
        <w:t xml:space="preserve"> </w:t>
      </w:r>
      <w:r w:rsidR="1158A206">
        <w:t>configurada,</w:t>
      </w:r>
      <w:r>
        <w:t xml:space="preserve"> </w:t>
      </w:r>
      <w:r w:rsidR="006DE0B0">
        <w:t>además</w:t>
      </w:r>
      <w:r w:rsidR="571FF715">
        <w:t>,</w:t>
      </w:r>
      <w:r>
        <w:t xml:space="preserve"> </w:t>
      </w:r>
      <w:r w:rsidR="4F9E9D44">
        <w:t>estará</w:t>
      </w:r>
      <w:r>
        <w:t xml:space="preserve"> disponible cuando se necesite y el sistema </w:t>
      </w:r>
      <w:r w:rsidR="75CFC166">
        <w:t>será</w:t>
      </w:r>
      <w:r>
        <w:t xml:space="preserve"> mantenido y actualizado cuan</w:t>
      </w:r>
      <w:r w:rsidR="538F57E8">
        <w:t>do sea necesario.</w:t>
      </w:r>
    </w:p>
    <w:p w14:paraId="780C0997" w14:textId="313B0A49" w:rsidR="00482D99" w:rsidRDefault="00482D99">
      <w:pPr>
        <w:pStyle w:val="Normalindentado2"/>
      </w:pPr>
    </w:p>
    <w:p w14:paraId="19B43995" w14:textId="77777777" w:rsidR="00482D99" w:rsidRDefault="00482D99">
      <w:pPr>
        <w:pStyle w:val="Ttulo2"/>
      </w:pPr>
      <w:bookmarkStart w:id="87" w:name="_Toc532878323"/>
      <w:bookmarkStart w:id="88" w:name="_Toc33238245"/>
      <w:bookmarkStart w:id="89" w:name="_Toc225101729"/>
      <w:bookmarkStart w:id="90" w:name="_Toc1797736889"/>
      <w:r>
        <w:t>Evolución previsible del sistema</w:t>
      </w:r>
      <w:bookmarkEnd w:id="87"/>
      <w:bookmarkEnd w:id="88"/>
      <w:bookmarkEnd w:id="89"/>
      <w:bookmarkEnd w:id="90"/>
    </w:p>
    <w:p w14:paraId="30EE86A5" w14:textId="1DE26907" w:rsidR="51030F60" w:rsidRDefault="51030F60" w:rsidP="51030F60">
      <w:pPr>
        <w:pStyle w:val="Normalindentado2"/>
      </w:pPr>
    </w:p>
    <w:p w14:paraId="1860BE3E" w14:textId="1B0F8F3F" w:rsidR="3DC442EC" w:rsidRDefault="3DC442EC" w:rsidP="51030F60">
      <w:pPr>
        <w:pStyle w:val="Normalindentado2"/>
      </w:pPr>
      <w:r>
        <w:t xml:space="preserve">Finalmente se </w:t>
      </w:r>
      <w:r w:rsidR="55D5D238">
        <w:t>agregarán</w:t>
      </w:r>
      <w:r>
        <w:t xml:space="preserve"> todas las funcionalidades ya mencionas, esto teniendo en cuenta que algunos se </w:t>
      </w:r>
      <w:r w:rsidR="084EA6B3">
        <w:t>verán</w:t>
      </w:r>
      <w:r>
        <w:t xml:space="preserve"> eliminados por cuestiones </w:t>
      </w:r>
      <w:r w:rsidR="13A1064C">
        <w:t>técnicas</w:t>
      </w:r>
      <w:r>
        <w:t xml:space="preserve"> y/o mejoras e</w:t>
      </w:r>
      <w:r w:rsidR="7D3F01DE">
        <w:t xml:space="preserve">n el prototipo, se espera una mejora en la inteligencia artificial y sus respuestas, </w:t>
      </w:r>
      <w:r w:rsidR="12E8E8E4">
        <w:t>además</w:t>
      </w:r>
      <w:r w:rsidR="7D3F01DE">
        <w:t xml:space="preserve"> de que el asistente genere </w:t>
      </w:r>
      <w:r w:rsidR="3BD7FAC1">
        <w:t>retroalimentación</w:t>
      </w:r>
      <w:r w:rsidR="7D3F01DE">
        <w:t xml:space="preserve"> y se adapte a los gustos de </w:t>
      </w:r>
      <w:r w:rsidR="1F0A3649">
        <w:t>cada uno de los usuarios.</w:t>
      </w:r>
    </w:p>
    <w:p w14:paraId="3211BFD4" w14:textId="74385C54" w:rsidR="00482D99" w:rsidRDefault="00482D99" w:rsidP="0090496F">
      <w:pPr>
        <w:pStyle w:val="Normalindentado2"/>
        <w:ind w:left="0"/>
      </w:pPr>
    </w:p>
    <w:p w14:paraId="04321706" w14:textId="77777777" w:rsidR="00482D99" w:rsidRDefault="00482D99">
      <w:pPr>
        <w:pStyle w:val="Ttulo1"/>
      </w:pPr>
      <w:bookmarkStart w:id="91" w:name="_Toc532878324"/>
      <w:bookmarkStart w:id="92" w:name="_Toc33238246"/>
      <w:bookmarkStart w:id="93" w:name="_Toc225101730"/>
      <w:bookmarkStart w:id="94" w:name="_Toc288964326"/>
      <w:r>
        <w:t>Requisitos específicos</w:t>
      </w:r>
      <w:bookmarkEnd w:id="91"/>
      <w:bookmarkEnd w:id="92"/>
      <w:bookmarkEnd w:id="93"/>
      <w:bookmarkEnd w:id="94"/>
    </w:p>
    <w:p w14:paraId="1B468502" w14:textId="7E29E8C8" w:rsidR="00482D99" w:rsidRDefault="00482D99">
      <w:pPr>
        <w:pStyle w:val="Ttulo2"/>
      </w:pPr>
      <w:bookmarkStart w:id="95" w:name="_Toc225101731"/>
      <w:bookmarkStart w:id="96" w:name="_Toc1277862149"/>
      <w:r>
        <w:t>Requisitos comunes de los interfaces</w:t>
      </w:r>
      <w:bookmarkEnd w:id="95"/>
      <w:bookmarkEnd w:id="96"/>
    </w:p>
    <w:p w14:paraId="70DD5445" w14:textId="07C54C3D" w:rsidR="004F7260" w:rsidRPr="004F7260" w:rsidRDefault="004F7260" w:rsidP="004F7260">
      <w:pPr>
        <w:pStyle w:val="Normalindentado2"/>
      </w:pPr>
      <w:r w:rsidRPr="004F7260">
        <w:t>Descripción detallada de todas las entradas y salidas del sistema de software.</w:t>
      </w:r>
    </w:p>
    <w:p w14:paraId="005FFD4C" w14:textId="77777777" w:rsidR="00482D99" w:rsidRDefault="00482D99">
      <w:pPr>
        <w:pStyle w:val="Ttulo3"/>
      </w:pPr>
      <w:bookmarkStart w:id="97" w:name="_Toc33238248"/>
      <w:bookmarkStart w:id="98" w:name="_Toc225101732"/>
      <w:bookmarkStart w:id="99" w:name="_Toc378537277"/>
      <w:r>
        <w:t>Interfaces de usuario</w:t>
      </w:r>
      <w:bookmarkEnd w:id="97"/>
      <w:bookmarkEnd w:id="98"/>
      <w:bookmarkEnd w:id="99"/>
    </w:p>
    <w:p w14:paraId="1964E9E4" w14:textId="287957D6" w:rsidR="004F7260" w:rsidRPr="004F7260" w:rsidRDefault="004F7260" w:rsidP="004F7260">
      <w:pPr>
        <w:pStyle w:val="Normalindentado3"/>
      </w:pPr>
      <w:r w:rsidRPr="004F7260">
        <w:t>La interfaz presenta una pantalla principal con una mascota virtual central, barra de racha, área de chat interactivo y opciones de quiz. El diseño utiliza colores suaves y animaciones dinámicas.</w:t>
      </w:r>
    </w:p>
    <w:p w14:paraId="529D762A" w14:textId="77777777" w:rsidR="007E4CE8" w:rsidRPr="007E4CE8" w:rsidRDefault="007E4CE8" w:rsidP="007E4CE8">
      <w:pPr>
        <w:pStyle w:val="Normalindentado3"/>
      </w:pPr>
    </w:p>
    <w:p w14:paraId="72F76968" w14:textId="77777777" w:rsidR="00482D99" w:rsidRDefault="00482D99">
      <w:pPr>
        <w:pStyle w:val="Ttulo3"/>
      </w:pPr>
      <w:bookmarkStart w:id="100" w:name="_Toc225101733"/>
      <w:bookmarkStart w:id="101" w:name="_Toc668484449"/>
      <w:r>
        <w:lastRenderedPageBreak/>
        <w:t>Interfaces de hardware</w:t>
      </w:r>
      <w:bookmarkEnd w:id="100"/>
      <w:bookmarkEnd w:id="101"/>
    </w:p>
    <w:p w14:paraId="4C527A9F" w14:textId="6040CA25" w:rsidR="00846D2A" w:rsidRPr="00846D2A" w:rsidRDefault="00846D2A" w:rsidP="00846D2A">
      <w:pPr>
        <w:pStyle w:val="Normalindentado3"/>
      </w:pPr>
      <w:r w:rsidRPr="00846D2A">
        <w:t>No requiere hardware especializado. Funciona en navegadores web modernos.</w:t>
      </w:r>
    </w:p>
    <w:p w14:paraId="1CD94644" w14:textId="77777777" w:rsidR="00482D99" w:rsidRDefault="00482D99">
      <w:pPr>
        <w:pStyle w:val="Ttulo3"/>
        <w:rPr>
          <w:lang w:val="fr-FR"/>
        </w:rPr>
      </w:pPr>
      <w:bookmarkStart w:id="102" w:name="_Toc225101734"/>
      <w:bookmarkStart w:id="103" w:name="_Toc1090073794"/>
      <w:r>
        <w:rPr>
          <w:lang w:val="fr-FR"/>
        </w:rPr>
        <w:t>Interfaces de software</w:t>
      </w:r>
      <w:bookmarkEnd w:id="102"/>
      <w:bookmarkEnd w:id="103"/>
    </w:p>
    <w:p w14:paraId="44A392AC" w14:textId="41593EB8" w:rsidR="006B45C1" w:rsidRPr="006B45C1" w:rsidRDefault="006B45C1" w:rsidP="006B45C1">
      <w:pPr>
        <w:pStyle w:val="Normalindentado3"/>
        <w:rPr>
          <w:lang w:val="fr-FR"/>
        </w:rPr>
      </w:pPr>
      <w:r w:rsidRPr="006B45C1">
        <w:rPr>
          <w:lang w:val="fr-FR"/>
        </w:rPr>
        <w:t xml:space="preserve">Base de </w:t>
      </w:r>
      <w:proofErr w:type="spellStart"/>
      <w:r w:rsidRPr="006B45C1">
        <w:rPr>
          <w:lang w:val="fr-FR"/>
        </w:rPr>
        <w:t>datos</w:t>
      </w:r>
      <w:proofErr w:type="spellEnd"/>
      <w:r w:rsidRPr="006B45C1">
        <w:rPr>
          <w:lang w:val="fr-FR"/>
        </w:rPr>
        <w:t xml:space="preserve"> </w:t>
      </w:r>
      <w:proofErr w:type="spellStart"/>
      <w:r w:rsidRPr="006B45C1">
        <w:rPr>
          <w:lang w:val="fr-FR"/>
        </w:rPr>
        <w:t>relacional</w:t>
      </w:r>
      <w:proofErr w:type="spellEnd"/>
      <w:r w:rsidRPr="006B45C1">
        <w:rPr>
          <w:lang w:val="fr-FR"/>
        </w:rPr>
        <w:t xml:space="preserve">, API de IA, </w:t>
      </w:r>
      <w:proofErr w:type="spellStart"/>
      <w:r w:rsidRPr="006B45C1">
        <w:rPr>
          <w:lang w:val="fr-FR"/>
        </w:rPr>
        <w:t>framework</w:t>
      </w:r>
      <w:proofErr w:type="spellEnd"/>
      <w:r w:rsidRPr="006B45C1">
        <w:rPr>
          <w:lang w:val="fr-FR"/>
        </w:rPr>
        <w:t xml:space="preserve"> frontend </w:t>
      </w:r>
      <w:proofErr w:type="spellStart"/>
      <w:r w:rsidRPr="006B45C1">
        <w:rPr>
          <w:lang w:val="fr-FR"/>
        </w:rPr>
        <w:t>responsivo</w:t>
      </w:r>
      <w:proofErr w:type="spellEnd"/>
      <w:r w:rsidRPr="006B45C1">
        <w:rPr>
          <w:lang w:val="fr-FR"/>
        </w:rPr>
        <w:t>.</w:t>
      </w:r>
    </w:p>
    <w:p w14:paraId="7F437B17" w14:textId="77777777" w:rsidR="00482D99" w:rsidRDefault="00482D99">
      <w:pPr>
        <w:pStyle w:val="Ttulo3"/>
      </w:pPr>
      <w:bookmarkStart w:id="104" w:name="_Toc225101735"/>
      <w:bookmarkStart w:id="105" w:name="_Toc1369638670"/>
      <w:r>
        <w:t>Interfaces de comunicación</w:t>
      </w:r>
      <w:bookmarkEnd w:id="104"/>
      <w:bookmarkEnd w:id="105"/>
    </w:p>
    <w:p w14:paraId="64A4132E" w14:textId="7D5FC22A" w:rsidR="00482D99" w:rsidRPr="0092614F" w:rsidRDefault="0092614F">
      <w:pPr>
        <w:pStyle w:val="guiazul"/>
        <w:ind w:left="1200"/>
        <w:rPr>
          <w:color w:val="000000" w:themeColor="text1"/>
        </w:rPr>
      </w:pPr>
      <w:r w:rsidRPr="0092614F">
        <w:rPr>
          <w:color w:val="000000" w:themeColor="text1"/>
        </w:rPr>
        <w:t xml:space="preserve">HTTPS, </w:t>
      </w:r>
      <w:proofErr w:type="spellStart"/>
      <w:r w:rsidRPr="0092614F">
        <w:rPr>
          <w:color w:val="000000" w:themeColor="text1"/>
        </w:rPr>
        <w:t>WebSockets</w:t>
      </w:r>
      <w:proofErr w:type="spellEnd"/>
      <w:r w:rsidRPr="0092614F">
        <w:rPr>
          <w:color w:val="000000" w:themeColor="text1"/>
        </w:rPr>
        <w:t xml:space="preserve">, REST </w:t>
      </w:r>
      <w:proofErr w:type="gramStart"/>
      <w:r w:rsidRPr="0092614F">
        <w:rPr>
          <w:color w:val="000000" w:themeColor="text1"/>
        </w:rPr>
        <w:t>API.</w:t>
      </w:r>
      <w:r w:rsidR="00482D99" w:rsidRPr="0092614F">
        <w:rPr>
          <w:color w:val="000000" w:themeColor="text1"/>
        </w:rPr>
        <w:t>.</w:t>
      </w:r>
      <w:proofErr w:type="gramEnd"/>
    </w:p>
    <w:p w14:paraId="5213E05B" w14:textId="2E2E8B5D" w:rsidR="00BA57CB" w:rsidRDefault="00482D99" w:rsidP="00BA57CB">
      <w:pPr>
        <w:pStyle w:val="Ttulo2"/>
      </w:pPr>
      <w:bookmarkStart w:id="106" w:name="_Toc33238252"/>
      <w:bookmarkStart w:id="107" w:name="_Toc225101736"/>
      <w:bookmarkStart w:id="108" w:name="_Toc1388810607"/>
      <w:r>
        <w:t>Requisitos funcionales</w:t>
      </w:r>
      <w:bookmarkEnd w:id="106"/>
      <w:bookmarkEnd w:id="107"/>
      <w:bookmarkEnd w:id="108"/>
    </w:p>
    <w:p w14:paraId="24D3C889" w14:textId="77777777" w:rsidR="00276F55" w:rsidRPr="00276F55" w:rsidRDefault="00276F55" w:rsidP="00792827">
      <w:pPr>
        <w:pStyle w:val="Normalindentado2"/>
        <w:ind w:left="1996"/>
        <w:rPr>
          <w:b/>
          <w:bCs/>
          <w:iCs/>
          <w:lang w:val="en-US"/>
        </w:rPr>
      </w:pPr>
      <w:r w:rsidRPr="00276F55">
        <w:rPr>
          <w:b/>
          <w:bCs/>
          <w:iCs/>
        </w:rPr>
        <w:t>RF1 – Registro de usuario</w:t>
      </w:r>
    </w:p>
    <w:p w14:paraId="6BC0EC4F" w14:textId="77777777" w:rsidR="00276F55" w:rsidRPr="00276F55" w:rsidRDefault="00276F55" w:rsidP="00055A1D">
      <w:pPr>
        <w:pStyle w:val="Normalindentado2"/>
        <w:ind w:firstLine="708"/>
      </w:pPr>
      <w:r w:rsidRPr="00276F55">
        <w:rPr>
          <w:b/>
        </w:rPr>
        <w:t xml:space="preserve">Descripción: </w:t>
      </w:r>
      <w:r w:rsidRPr="00276F55">
        <w:t>Permite que un usuario cree una cuenta dentro del sistema ingresando sus datos básicos. Este proceso es necesario para almacenar información personalizada y permitir el seguimiento del progreso.</w:t>
      </w:r>
    </w:p>
    <w:tbl>
      <w:tblPr>
        <w:tblStyle w:val="Tablaconcuadrcula"/>
        <w:tblW w:w="0" w:type="auto"/>
        <w:tblLook w:val="04A0" w:firstRow="1" w:lastRow="0" w:firstColumn="1" w:lastColumn="0" w:noHBand="0" w:noVBand="1"/>
      </w:tblPr>
      <w:tblGrid>
        <w:gridCol w:w="4248"/>
        <w:gridCol w:w="4246"/>
      </w:tblGrid>
      <w:tr w:rsidR="009B3F87" w:rsidRPr="00276F55" w14:paraId="727CAC3C" w14:textId="77777777">
        <w:tc>
          <w:tcPr>
            <w:tcW w:w="4320" w:type="dxa"/>
            <w:tcBorders>
              <w:top w:val="single" w:sz="4" w:space="0" w:color="auto"/>
              <w:left w:val="single" w:sz="4" w:space="0" w:color="auto"/>
              <w:bottom w:val="single" w:sz="4" w:space="0" w:color="auto"/>
              <w:right w:val="single" w:sz="4" w:space="0" w:color="auto"/>
            </w:tcBorders>
            <w:hideMark/>
          </w:tcPr>
          <w:p w14:paraId="633689E9"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E55892F" w14:textId="77777777" w:rsidR="00276F55" w:rsidRPr="00276F55" w:rsidRDefault="00276F55" w:rsidP="00055A1D">
            <w:pPr>
              <w:pStyle w:val="Normalindentado2"/>
              <w:ind w:firstLine="708"/>
            </w:pPr>
            <w:r w:rsidRPr="00276F55">
              <w:t>RF1</w:t>
            </w:r>
          </w:p>
        </w:tc>
      </w:tr>
      <w:tr w:rsidR="009B3F87" w:rsidRPr="00276F55" w14:paraId="6179F353" w14:textId="77777777">
        <w:tc>
          <w:tcPr>
            <w:tcW w:w="4320" w:type="dxa"/>
            <w:tcBorders>
              <w:top w:val="single" w:sz="4" w:space="0" w:color="auto"/>
              <w:left w:val="single" w:sz="4" w:space="0" w:color="auto"/>
              <w:bottom w:val="single" w:sz="4" w:space="0" w:color="auto"/>
              <w:right w:val="single" w:sz="4" w:space="0" w:color="auto"/>
            </w:tcBorders>
            <w:hideMark/>
          </w:tcPr>
          <w:p w14:paraId="33E863AC"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5448A48" w14:textId="77777777" w:rsidR="00276F55" w:rsidRPr="00276F55" w:rsidRDefault="00276F55" w:rsidP="00055A1D">
            <w:pPr>
              <w:pStyle w:val="Normalindentado2"/>
              <w:ind w:firstLine="708"/>
            </w:pPr>
            <w:r w:rsidRPr="00276F55">
              <w:t>Registro de usuario</w:t>
            </w:r>
          </w:p>
        </w:tc>
      </w:tr>
      <w:tr w:rsidR="009B3F87" w:rsidRPr="00276F55" w14:paraId="50C3DC41" w14:textId="77777777">
        <w:tc>
          <w:tcPr>
            <w:tcW w:w="4320" w:type="dxa"/>
            <w:tcBorders>
              <w:top w:val="single" w:sz="4" w:space="0" w:color="auto"/>
              <w:left w:val="single" w:sz="4" w:space="0" w:color="auto"/>
              <w:bottom w:val="single" w:sz="4" w:space="0" w:color="auto"/>
              <w:right w:val="single" w:sz="4" w:space="0" w:color="auto"/>
            </w:tcBorders>
            <w:hideMark/>
          </w:tcPr>
          <w:p w14:paraId="1E78AB1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164784F1" w14:textId="77777777" w:rsidR="00276F55" w:rsidRPr="00276F55" w:rsidRDefault="00276F55" w:rsidP="00055A1D">
            <w:pPr>
              <w:pStyle w:val="Normalindentado2"/>
              <w:ind w:firstLine="708"/>
            </w:pPr>
            <w:r w:rsidRPr="00276F55">
              <w:t>Gestión de usuario</w:t>
            </w:r>
          </w:p>
        </w:tc>
      </w:tr>
      <w:tr w:rsidR="009B3F87" w:rsidRPr="00276F55" w14:paraId="131BAB99" w14:textId="77777777">
        <w:tc>
          <w:tcPr>
            <w:tcW w:w="4320" w:type="dxa"/>
            <w:tcBorders>
              <w:top w:val="single" w:sz="4" w:space="0" w:color="auto"/>
              <w:left w:val="single" w:sz="4" w:space="0" w:color="auto"/>
              <w:bottom w:val="single" w:sz="4" w:space="0" w:color="auto"/>
              <w:right w:val="single" w:sz="4" w:space="0" w:color="auto"/>
            </w:tcBorders>
            <w:hideMark/>
          </w:tcPr>
          <w:p w14:paraId="04E5872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47DA479" w14:textId="77777777" w:rsidR="00276F55" w:rsidRPr="00276F55" w:rsidRDefault="00276F55" w:rsidP="00055A1D">
            <w:pPr>
              <w:pStyle w:val="Normalindentado2"/>
              <w:ind w:firstLine="708"/>
            </w:pPr>
            <w:r w:rsidRPr="00276F55">
              <w:t>Alta</w:t>
            </w:r>
          </w:p>
        </w:tc>
      </w:tr>
      <w:tr w:rsidR="009B3F87" w:rsidRPr="00276F55" w14:paraId="77577997" w14:textId="77777777">
        <w:tc>
          <w:tcPr>
            <w:tcW w:w="4320" w:type="dxa"/>
            <w:tcBorders>
              <w:top w:val="single" w:sz="4" w:space="0" w:color="auto"/>
              <w:left w:val="single" w:sz="4" w:space="0" w:color="auto"/>
              <w:bottom w:val="single" w:sz="4" w:space="0" w:color="auto"/>
              <w:right w:val="single" w:sz="4" w:space="0" w:color="auto"/>
            </w:tcBorders>
            <w:hideMark/>
          </w:tcPr>
          <w:p w14:paraId="2792C6F4"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4E74539" w14:textId="77777777" w:rsidR="00276F55" w:rsidRPr="00276F55" w:rsidRDefault="00276F55" w:rsidP="00055A1D">
            <w:pPr>
              <w:pStyle w:val="Normalindentado2"/>
              <w:ind w:firstLine="708"/>
            </w:pPr>
            <w:r w:rsidRPr="00276F55">
              <w:t>Nombre, correo electrónico y contraseña.</w:t>
            </w:r>
          </w:p>
        </w:tc>
      </w:tr>
      <w:tr w:rsidR="009B3F87" w:rsidRPr="00276F55" w14:paraId="2334D25C" w14:textId="77777777">
        <w:tc>
          <w:tcPr>
            <w:tcW w:w="4320" w:type="dxa"/>
            <w:tcBorders>
              <w:top w:val="single" w:sz="4" w:space="0" w:color="auto"/>
              <w:left w:val="single" w:sz="4" w:space="0" w:color="auto"/>
              <w:bottom w:val="single" w:sz="4" w:space="0" w:color="auto"/>
              <w:right w:val="single" w:sz="4" w:space="0" w:color="auto"/>
            </w:tcBorders>
            <w:hideMark/>
          </w:tcPr>
          <w:p w14:paraId="71E0868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D9689E4" w14:textId="77777777" w:rsidR="00276F55" w:rsidRPr="00276F55" w:rsidRDefault="00276F55" w:rsidP="00055A1D">
            <w:pPr>
              <w:pStyle w:val="Normalindentado2"/>
              <w:ind w:firstLine="708"/>
            </w:pPr>
            <w:r w:rsidRPr="00276F55">
              <w:t>El sistema valida la información suministrada, comprueba que no exista una cuenta previa y registra al usuario.</w:t>
            </w:r>
          </w:p>
        </w:tc>
      </w:tr>
      <w:tr w:rsidR="009B3F87" w:rsidRPr="00276F55" w14:paraId="7E481B75" w14:textId="77777777">
        <w:tc>
          <w:tcPr>
            <w:tcW w:w="4320" w:type="dxa"/>
            <w:tcBorders>
              <w:top w:val="single" w:sz="4" w:space="0" w:color="auto"/>
              <w:left w:val="single" w:sz="4" w:space="0" w:color="auto"/>
              <w:bottom w:val="single" w:sz="4" w:space="0" w:color="auto"/>
              <w:right w:val="single" w:sz="4" w:space="0" w:color="auto"/>
            </w:tcBorders>
            <w:hideMark/>
          </w:tcPr>
          <w:p w14:paraId="3C76E7C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8A71E74" w14:textId="77777777" w:rsidR="00276F55" w:rsidRPr="00276F55" w:rsidRDefault="00276F55" w:rsidP="00055A1D">
            <w:pPr>
              <w:pStyle w:val="Normalindentado2"/>
              <w:ind w:firstLine="708"/>
            </w:pPr>
            <w:r w:rsidRPr="00276F55">
              <w:t>Cuenta creada correctamente.</w:t>
            </w:r>
          </w:p>
        </w:tc>
      </w:tr>
    </w:tbl>
    <w:p w14:paraId="2F52571C" w14:textId="77777777" w:rsidR="00276F55" w:rsidRPr="00276F55" w:rsidRDefault="00276F55" w:rsidP="00055A1D">
      <w:pPr>
        <w:pStyle w:val="Normalindentado2"/>
        <w:ind w:firstLine="708"/>
        <w:rPr>
          <w:lang w:val="en-US"/>
        </w:rPr>
      </w:pPr>
    </w:p>
    <w:p w14:paraId="04E48D8A" w14:textId="77777777" w:rsidR="00276F55" w:rsidRPr="00276F55" w:rsidRDefault="00276F55" w:rsidP="00792827">
      <w:pPr>
        <w:pStyle w:val="Normalindentado2"/>
        <w:ind w:left="1996"/>
        <w:rPr>
          <w:b/>
          <w:bCs/>
          <w:iCs/>
        </w:rPr>
      </w:pPr>
      <w:r w:rsidRPr="00276F55">
        <w:rPr>
          <w:b/>
          <w:bCs/>
          <w:iCs/>
        </w:rPr>
        <w:t>RF2 – Inicio de sesión</w:t>
      </w:r>
    </w:p>
    <w:p w14:paraId="4F169BBB" w14:textId="77777777" w:rsidR="00276F55" w:rsidRPr="00276F55" w:rsidRDefault="00276F55" w:rsidP="00055A1D">
      <w:pPr>
        <w:pStyle w:val="Normalindentado2"/>
        <w:ind w:firstLine="708"/>
      </w:pPr>
      <w:r w:rsidRPr="00276F55">
        <w:rPr>
          <w:b/>
        </w:rPr>
        <w:t xml:space="preserve">Descripción: </w:t>
      </w:r>
      <w:r w:rsidRPr="00276F55">
        <w:t>Permite al usuario autenticarse mediante sus credenciales previamente registradas, garantizando el acceso a su información personal.</w:t>
      </w:r>
    </w:p>
    <w:tbl>
      <w:tblPr>
        <w:tblStyle w:val="Tablaconcuadrcula"/>
        <w:tblW w:w="0" w:type="auto"/>
        <w:tblLook w:val="04A0" w:firstRow="1" w:lastRow="0" w:firstColumn="1" w:lastColumn="0" w:noHBand="0" w:noVBand="1"/>
      </w:tblPr>
      <w:tblGrid>
        <w:gridCol w:w="4249"/>
        <w:gridCol w:w="4245"/>
      </w:tblGrid>
      <w:tr w:rsidR="009B3F87" w:rsidRPr="00276F55" w14:paraId="7A74D3AF" w14:textId="77777777">
        <w:tc>
          <w:tcPr>
            <w:tcW w:w="4320" w:type="dxa"/>
            <w:tcBorders>
              <w:top w:val="single" w:sz="4" w:space="0" w:color="auto"/>
              <w:left w:val="single" w:sz="4" w:space="0" w:color="auto"/>
              <w:bottom w:val="single" w:sz="4" w:space="0" w:color="auto"/>
              <w:right w:val="single" w:sz="4" w:space="0" w:color="auto"/>
            </w:tcBorders>
            <w:hideMark/>
          </w:tcPr>
          <w:p w14:paraId="31614268"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B3D51B7" w14:textId="77777777" w:rsidR="00276F55" w:rsidRPr="00276F55" w:rsidRDefault="00276F55" w:rsidP="00055A1D">
            <w:pPr>
              <w:pStyle w:val="Normalindentado2"/>
              <w:ind w:firstLine="708"/>
            </w:pPr>
            <w:r w:rsidRPr="00276F55">
              <w:t>RF2</w:t>
            </w:r>
          </w:p>
        </w:tc>
      </w:tr>
      <w:tr w:rsidR="009B3F87" w:rsidRPr="00276F55" w14:paraId="0A336DA3" w14:textId="77777777">
        <w:tc>
          <w:tcPr>
            <w:tcW w:w="4320" w:type="dxa"/>
            <w:tcBorders>
              <w:top w:val="single" w:sz="4" w:space="0" w:color="auto"/>
              <w:left w:val="single" w:sz="4" w:space="0" w:color="auto"/>
              <w:bottom w:val="single" w:sz="4" w:space="0" w:color="auto"/>
              <w:right w:val="single" w:sz="4" w:space="0" w:color="auto"/>
            </w:tcBorders>
            <w:hideMark/>
          </w:tcPr>
          <w:p w14:paraId="6EE9EAAA"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DC72F9" w14:textId="77777777" w:rsidR="00276F55" w:rsidRPr="00276F55" w:rsidRDefault="00276F55" w:rsidP="00055A1D">
            <w:pPr>
              <w:pStyle w:val="Normalindentado2"/>
              <w:ind w:firstLine="708"/>
            </w:pPr>
            <w:r w:rsidRPr="00276F55">
              <w:t>Inicio de sesión</w:t>
            </w:r>
          </w:p>
        </w:tc>
      </w:tr>
      <w:tr w:rsidR="009B3F87" w:rsidRPr="00276F55" w14:paraId="79DCD887" w14:textId="77777777">
        <w:tc>
          <w:tcPr>
            <w:tcW w:w="4320" w:type="dxa"/>
            <w:tcBorders>
              <w:top w:val="single" w:sz="4" w:space="0" w:color="auto"/>
              <w:left w:val="single" w:sz="4" w:space="0" w:color="auto"/>
              <w:bottom w:val="single" w:sz="4" w:space="0" w:color="auto"/>
              <w:right w:val="single" w:sz="4" w:space="0" w:color="auto"/>
            </w:tcBorders>
            <w:hideMark/>
          </w:tcPr>
          <w:p w14:paraId="7201BC03"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796A8F7" w14:textId="77777777" w:rsidR="00276F55" w:rsidRPr="00276F55" w:rsidRDefault="00276F55" w:rsidP="00055A1D">
            <w:pPr>
              <w:pStyle w:val="Normalindentado2"/>
              <w:ind w:firstLine="708"/>
            </w:pPr>
            <w:r w:rsidRPr="00276F55">
              <w:t>Gestión de usuario</w:t>
            </w:r>
          </w:p>
        </w:tc>
      </w:tr>
      <w:tr w:rsidR="009B3F87" w:rsidRPr="00276F55" w14:paraId="1C4F442C" w14:textId="77777777">
        <w:tc>
          <w:tcPr>
            <w:tcW w:w="4320" w:type="dxa"/>
            <w:tcBorders>
              <w:top w:val="single" w:sz="4" w:space="0" w:color="auto"/>
              <w:left w:val="single" w:sz="4" w:space="0" w:color="auto"/>
              <w:bottom w:val="single" w:sz="4" w:space="0" w:color="auto"/>
              <w:right w:val="single" w:sz="4" w:space="0" w:color="auto"/>
            </w:tcBorders>
            <w:hideMark/>
          </w:tcPr>
          <w:p w14:paraId="286BBA37"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7D39D88" w14:textId="77777777" w:rsidR="00276F55" w:rsidRPr="00276F55" w:rsidRDefault="00276F55" w:rsidP="00055A1D">
            <w:pPr>
              <w:pStyle w:val="Normalindentado2"/>
              <w:ind w:firstLine="708"/>
            </w:pPr>
            <w:r w:rsidRPr="00276F55">
              <w:t>Alta</w:t>
            </w:r>
          </w:p>
        </w:tc>
      </w:tr>
      <w:tr w:rsidR="009B3F87" w:rsidRPr="00276F55" w14:paraId="01AB78A2" w14:textId="77777777">
        <w:tc>
          <w:tcPr>
            <w:tcW w:w="4320" w:type="dxa"/>
            <w:tcBorders>
              <w:top w:val="single" w:sz="4" w:space="0" w:color="auto"/>
              <w:left w:val="single" w:sz="4" w:space="0" w:color="auto"/>
              <w:bottom w:val="single" w:sz="4" w:space="0" w:color="auto"/>
              <w:right w:val="single" w:sz="4" w:space="0" w:color="auto"/>
            </w:tcBorders>
            <w:hideMark/>
          </w:tcPr>
          <w:p w14:paraId="27F716B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D2E3B73" w14:textId="77777777" w:rsidR="00276F55" w:rsidRPr="00276F55" w:rsidRDefault="00276F55" w:rsidP="00055A1D">
            <w:pPr>
              <w:pStyle w:val="Normalindentado2"/>
              <w:ind w:firstLine="708"/>
            </w:pPr>
            <w:r w:rsidRPr="00276F55">
              <w:t>Correo electrónico y contraseña.</w:t>
            </w:r>
          </w:p>
        </w:tc>
      </w:tr>
      <w:tr w:rsidR="009B3F87" w:rsidRPr="00276F55" w14:paraId="04AA3940" w14:textId="77777777">
        <w:tc>
          <w:tcPr>
            <w:tcW w:w="4320" w:type="dxa"/>
            <w:tcBorders>
              <w:top w:val="single" w:sz="4" w:space="0" w:color="auto"/>
              <w:left w:val="single" w:sz="4" w:space="0" w:color="auto"/>
              <w:bottom w:val="single" w:sz="4" w:space="0" w:color="auto"/>
              <w:right w:val="single" w:sz="4" w:space="0" w:color="auto"/>
            </w:tcBorders>
            <w:hideMark/>
          </w:tcPr>
          <w:p w14:paraId="2A3F87C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248246C" w14:textId="77777777" w:rsidR="00276F55" w:rsidRPr="00276F55" w:rsidRDefault="00276F55" w:rsidP="00055A1D">
            <w:pPr>
              <w:pStyle w:val="Normalindentado2"/>
              <w:ind w:firstLine="708"/>
            </w:pPr>
            <w:r w:rsidRPr="00276F55">
              <w:t>El sistema verifica las credenciales y habilita el acceso del usuario.</w:t>
            </w:r>
          </w:p>
        </w:tc>
      </w:tr>
      <w:tr w:rsidR="009B3F87" w:rsidRPr="00276F55" w14:paraId="06F57137" w14:textId="77777777">
        <w:tc>
          <w:tcPr>
            <w:tcW w:w="4320" w:type="dxa"/>
            <w:tcBorders>
              <w:top w:val="single" w:sz="4" w:space="0" w:color="auto"/>
              <w:left w:val="single" w:sz="4" w:space="0" w:color="auto"/>
              <w:bottom w:val="single" w:sz="4" w:space="0" w:color="auto"/>
              <w:right w:val="single" w:sz="4" w:space="0" w:color="auto"/>
            </w:tcBorders>
            <w:hideMark/>
          </w:tcPr>
          <w:p w14:paraId="116302F3"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E74EEAF" w14:textId="77777777" w:rsidR="00276F55" w:rsidRPr="00276F55" w:rsidRDefault="00276F55" w:rsidP="00055A1D">
            <w:pPr>
              <w:pStyle w:val="Normalindentado2"/>
              <w:ind w:firstLine="708"/>
            </w:pPr>
            <w:r w:rsidRPr="00276F55">
              <w:t>Acceso autorizado al sistema.</w:t>
            </w:r>
          </w:p>
        </w:tc>
      </w:tr>
    </w:tbl>
    <w:p w14:paraId="110502F5" w14:textId="77777777" w:rsidR="00276F55" w:rsidRPr="00276F55" w:rsidRDefault="00276F55" w:rsidP="00055A1D">
      <w:pPr>
        <w:pStyle w:val="Normalindentado2"/>
        <w:ind w:firstLine="708"/>
        <w:rPr>
          <w:lang w:val="en-US"/>
        </w:rPr>
      </w:pPr>
    </w:p>
    <w:p w14:paraId="084F186B" w14:textId="77777777" w:rsidR="00276F55" w:rsidRPr="00276F55" w:rsidRDefault="00276F55" w:rsidP="00792827">
      <w:pPr>
        <w:pStyle w:val="Normalindentado2"/>
        <w:ind w:left="1996"/>
        <w:rPr>
          <w:b/>
          <w:bCs/>
          <w:iCs/>
        </w:rPr>
      </w:pPr>
      <w:r w:rsidRPr="00276F55">
        <w:rPr>
          <w:b/>
          <w:bCs/>
          <w:iCs/>
        </w:rPr>
        <w:t>RF3 – Verificación de perfil</w:t>
      </w:r>
    </w:p>
    <w:p w14:paraId="5D68892D" w14:textId="77777777" w:rsidR="00276F55" w:rsidRPr="00276F55" w:rsidRDefault="00276F55" w:rsidP="00055A1D">
      <w:pPr>
        <w:pStyle w:val="Normalindentado2"/>
        <w:ind w:firstLine="708"/>
      </w:pPr>
      <w:r w:rsidRPr="00276F55">
        <w:rPr>
          <w:b/>
        </w:rPr>
        <w:t xml:space="preserve">Descripción: </w:t>
      </w:r>
      <w:r w:rsidRPr="00276F55">
        <w:t>El sistema valida si el usuario ya posee un perfil creado, con el fin de evitar duplicidad y asegurar la continuidad de la información.</w:t>
      </w:r>
    </w:p>
    <w:tbl>
      <w:tblPr>
        <w:tblStyle w:val="Tablaconcuadrcula"/>
        <w:tblW w:w="0" w:type="auto"/>
        <w:tblLook w:val="04A0" w:firstRow="1" w:lastRow="0" w:firstColumn="1" w:lastColumn="0" w:noHBand="0" w:noVBand="1"/>
      </w:tblPr>
      <w:tblGrid>
        <w:gridCol w:w="4239"/>
        <w:gridCol w:w="4255"/>
      </w:tblGrid>
      <w:tr w:rsidR="009B3F87" w:rsidRPr="00276F55" w14:paraId="6A5721B5" w14:textId="77777777">
        <w:tc>
          <w:tcPr>
            <w:tcW w:w="4320" w:type="dxa"/>
            <w:tcBorders>
              <w:top w:val="single" w:sz="4" w:space="0" w:color="auto"/>
              <w:left w:val="single" w:sz="4" w:space="0" w:color="auto"/>
              <w:bottom w:val="single" w:sz="4" w:space="0" w:color="auto"/>
              <w:right w:val="single" w:sz="4" w:space="0" w:color="auto"/>
            </w:tcBorders>
            <w:hideMark/>
          </w:tcPr>
          <w:p w14:paraId="0E63680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69B995C" w14:textId="77777777" w:rsidR="00276F55" w:rsidRPr="00276F55" w:rsidRDefault="00276F55" w:rsidP="00055A1D">
            <w:pPr>
              <w:pStyle w:val="Normalindentado2"/>
              <w:ind w:firstLine="708"/>
            </w:pPr>
            <w:r w:rsidRPr="00276F55">
              <w:t>RF3</w:t>
            </w:r>
          </w:p>
        </w:tc>
      </w:tr>
      <w:tr w:rsidR="009B3F87" w:rsidRPr="00276F55" w14:paraId="30545FE1" w14:textId="77777777">
        <w:tc>
          <w:tcPr>
            <w:tcW w:w="4320" w:type="dxa"/>
            <w:tcBorders>
              <w:top w:val="single" w:sz="4" w:space="0" w:color="auto"/>
              <w:left w:val="single" w:sz="4" w:space="0" w:color="auto"/>
              <w:bottom w:val="single" w:sz="4" w:space="0" w:color="auto"/>
              <w:right w:val="single" w:sz="4" w:space="0" w:color="auto"/>
            </w:tcBorders>
            <w:hideMark/>
          </w:tcPr>
          <w:p w14:paraId="2BB4FAF1"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90BAF63" w14:textId="77777777" w:rsidR="00276F55" w:rsidRPr="00276F55" w:rsidRDefault="00276F55" w:rsidP="00055A1D">
            <w:pPr>
              <w:pStyle w:val="Normalindentado2"/>
              <w:ind w:firstLine="708"/>
            </w:pPr>
            <w:r w:rsidRPr="00276F55">
              <w:t>Verificación de perfil</w:t>
            </w:r>
          </w:p>
        </w:tc>
      </w:tr>
      <w:tr w:rsidR="009B3F87" w:rsidRPr="00276F55" w14:paraId="5377084C" w14:textId="77777777">
        <w:tc>
          <w:tcPr>
            <w:tcW w:w="4320" w:type="dxa"/>
            <w:tcBorders>
              <w:top w:val="single" w:sz="4" w:space="0" w:color="auto"/>
              <w:left w:val="single" w:sz="4" w:space="0" w:color="auto"/>
              <w:bottom w:val="single" w:sz="4" w:space="0" w:color="auto"/>
              <w:right w:val="single" w:sz="4" w:space="0" w:color="auto"/>
            </w:tcBorders>
            <w:hideMark/>
          </w:tcPr>
          <w:p w14:paraId="2FEEF855"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DB99431" w14:textId="77777777" w:rsidR="00276F55" w:rsidRPr="00276F55" w:rsidRDefault="00276F55" w:rsidP="00055A1D">
            <w:pPr>
              <w:pStyle w:val="Normalindentado2"/>
              <w:ind w:firstLine="708"/>
            </w:pPr>
            <w:r w:rsidRPr="00276F55">
              <w:t>Gestión de usuario</w:t>
            </w:r>
          </w:p>
        </w:tc>
      </w:tr>
      <w:tr w:rsidR="009B3F87" w:rsidRPr="00276F55" w14:paraId="42CE2A4B" w14:textId="77777777">
        <w:tc>
          <w:tcPr>
            <w:tcW w:w="4320" w:type="dxa"/>
            <w:tcBorders>
              <w:top w:val="single" w:sz="4" w:space="0" w:color="auto"/>
              <w:left w:val="single" w:sz="4" w:space="0" w:color="auto"/>
              <w:bottom w:val="single" w:sz="4" w:space="0" w:color="auto"/>
              <w:right w:val="single" w:sz="4" w:space="0" w:color="auto"/>
            </w:tcBorders>
            <w:hideMark/>
          </w:tcPr>
          <w:p w14:paraId="1886260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D6E7D6A" w14:textId="77777777" w:rsidR="00276F55" w:rsidRPr="00276F55" w:rsidRDefault="00276F55" w:rsidP="00055A1D">
            <w:pPr>
              <w:pStyle w:val="Normalindentado2"/>
              <w:ind w:firstLine="708"/>
            </w:pPr>
            <w:r w:rsidRPr="00276F55">
              <w:t>Alta</w:t>
            </w:r>
          </w:p>
        </w:tc>
      </w:tr>
      <w:tr w:rsidR="009B3F87" w:rsidRPr="00276F55" w14:paraId="6DAF959C" w14:textId="77777777">
        <w:tc>
          <w:tcPr>
            <w:tcW w:w="4320" w:type="dxa"/>
            <w:tcBorders>
              <w:top w:val="single" w:sz="4" w:space="0" w:color="auto"/>
              <w:left w:val="single" w:sz="4" w:space="0" w:color="auto"/>
              <w:bottom w:val="single" w:sz="4" w:space="0" w:color="auto"/>
              <w:right w:val="single" w:sz="4" w:space="0" w:color="auto"/>
            </w:tcBorders>
            <w:hideMark/>
          </w:tcPr>
          <w:p w14:paraId="7A39508A"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03D3C169" w14:textId="77777777" w:rsidR="00276F55" w:rsidRPr="00276F55" w:rsidRDefault="00276F55" w:rsidP="00055A1D">
            <w:pPr>
              <w:pStyle w:val="Normalindentado2"/>
              <w:ind w:firstLine="708"/>
            </w:pPr>
            <w:r w:rsidRPr="00276F55">
              <w:t>Identificador del usuario.</w:t>
            </w:r>
          </w:p>
        </w:tc>
      </w:tr>
      <w:tr w:rsidR="009B3F87" w:rsidRPr="00276F55" w14:paraId="074F8AC8" w14:textId="77777777">
        <w:tc>
          <w:tcPr>
            <w:tcW w:w="4320" w:type="dxa"/>
            <w:tcBorders>
              <w:top w:val="single" w:sz="4" w:space="0" w:color="auto"/>
              <w:left w:val="single" w:sz="4" w:space="0" w:color="auto"/>
              <w:bottom w:val="single" w:sz="4" w:space="0" w:color="auto"/>
              <w:right w:val="single" w:sz="4" w:space="0" w:color="auto"/>
            </w:tcBorders>
            <w:hideMark/>
          </w:tcPr>
          <w:p w14:paraId="040B71E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61DFBBE" w14:textId="77777777" w:rsidR="00276F55" w:rsidRPr="00276F55" w:rsidRDefault="00276F55" w:rsidP="00055A1D">
            <w:pPr>
              <w:pStyle w:val="Normalindentado2"/>
              <w:ind w:firstLine="708"/>
            </w:pPr>
            <w:r w:rsidRPr="00276F55">
              <w:t>El sistema consulta la existencia de un perfil asociado y determina si corresponde crear uno nuevo o continuar con el existente.</w:t>
            </w:r>
          </w:p>
        </w:tc>
      </w:tr>
      <w:tr w:rsidR="009B3F87" w:rsidRPr="00276F55" w14:paraId="05CFB50D" w14:textId="77777777">
        <w:tc>
          <w:tcPr>
            <w:tcW w:w="4320" w:type="dxa"/>
            <w:tcBorders>
              <w:top w:val="single" w:sz="4" w:space="0" w:color="auto"/>
              <w:left w:val="single" w:sz="4" w:space="0" w:color="auto"/>
              <w:bottom w:val="single" w:sz="4" w:space="0" w:color="auto"/>
              <w:right w:val="single" w:sz="4" w:space="0" w:color="auto"/>
            </w:tcBorders>
            <w:hideMark/>
          </w:tcPr>
          <w:p w14:paraId="118BDD92"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DBFE562" w14:textId="77777777" w:rsidR="00276F55" w:rsidRPr="00276F55" w:rsidRDefault="00276F55" w:rsidP="00055A1D">
            <w:pPr>
              <w:pStyle w:val="Normalindentado2"/>
              <w:ind w:firstLine="708"/>
            </w:pPr>
            <w:r w:rsidRPr="00276F55">
              <w:t>Confirmación sobre la existencia del perfil.</w:t>
            </w:r>
          </w:p>
        </w:tc>
      </w:tr>
    </w:tbl>
    <w:p w14:paraId="0C615C0A" w14:textId="77777777" w:rsidR="00276F55" w:rsidRPr="00276F55" w:rsidRDefault="00276F55" w:rsidP="00055A1D">
      <w:pPr>
        <w:pStyle w:val="Normalindentado2"/>
        <w:ind w:firstLine="708"/>
        <w:rPr>
          <w:lang w:val="en-US"/>
        </w:rPr>
      </w:pPr>
    </w:p>
    <w:p w14:paraId="0E149479" w14:textId="77777777" w:rsidR="00276F55" w:rsidRPr="00276F55" w:rsidRDefault="00276F55" w:rsidP="00B74ADD">
      <w:pPr>
        <w:pStyle w:val="Normalindentado2"/>
        <w:ind w:left="1996"/>
        <w:rPr>
          <w:b/>
          <w:bCs/>
          <w:iCs/>
        </w:rPr>
      </w:pPr>
      <w:r w:rsidRPr="00276F55">
        <w:rPr>
          <w:b/>
          <w:bCs/>
          <w:iCs/>
        </w:rPr>
        <w:t>RF4 – Obtención de fecha actual</w:t>
      </w:r>
    </w:p>
    <w:p w14:paraId="46909935" w14:textId="77777777" w:rsidR="00276F55" w:rsidRPr="00276F55" w:rsidRDefault="00276F55" w:rsidP="00055A1D">
      <w:pPr>
        <w:pStyle w:val="Normalindentado2"/>
        <w:ind w:firstLine="708"/>
      </w:pPr>
      <w:r w:rsidRPr="00276F55">
        <w:rPr>
          <w:b/>
        </w:rPr>
        <w:t xml:space="preserve">Descripción: </w:t>
      </w:r>
      <w:r w:rsidRPr="00276F55">
        <w:t>El sistema captura la fecha del dispositivo o servidor al momento de ingreso para realizar validaciones temporales.</w:t>
      </w:r>
    </w:p>
    <w:tbl>
      <w:tblPr>
        <w:tblStyle w:val="Tablaconcuadrcula"/>
        <w:tblW w:w="0" w:type="auto"/>
        <w:tblLook w:val="04A0" w:firstRow="1" w:lastRow="0" w:firstColumn="1" w:lastColumn="0" w:noHBand="0" w:noVBand="1"/>
      </w:tblPr>
      <w:tblGrid>
        <w:gridCol w:w="4245"/>
        <w:gridCol w:w="4249"/>
      </w:tblGrid>
      <w:tr w:rsidR="009B3F87" w:rsidRPr="00276F55" w14:paraId="4F770229" w14:textId="77777777">
        <w:tc>
          <w:tcPr>
            <w:tcW w:w="4320" w:type="dxa"/>
            <w:tcBorders>
              <w:top w:val="single" w:sz="4" w:space="0" w:color="auto"/>
              <w:left w:val="single" w:sz="4" w:space="0" w:color="auto"/>
              <w:bottom w:val="single" w:sz="4" w:space="0" w:color="auto"/>
              <w:right w:val="single" w:sz="4" w:space="0" w:color="auto"/>
            </w:tcBorders>
            <w:hideMark/>
          </w:tcPr>
          <w:p w14:paraId="34526963"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8A1BA5A" w14:textId="77777777" w:rsidR="00276F55" w:rsidRPr="00276F55" w:rsidRDefault="00276F55" w:rsidP="00055A1D">
            <w:pPr>
              <w:pStyle w:val="Normalindentado2"/>
              <w:ind w:firstLine="708"/>
            </w:pPr>
            <w:r w:rsidRPr="00276F55">
              <w:t>RF4</w:t>
            </w:r>
          </w:p>
        </w:tc>
      </w:tr>
      <w:tr w:rsidR="009B3F87" w:rsidRPr="00276F55" w14:paraId="4608F39F" w14:textId="77777777">
        <w:tc>
          <w:tcPr>
            <w:tcW w:w="4320" w:type="dxa"/>
            <w:tcBorders>
              <w:top w:val="single" w:sz="4" w:space="0" w:color="auto"/>
              <w:left w:val="single" w:sz="4" w:space="0" w:color="auto"/>
              <w:bottom w:val="single" w:sz="4" w:space="0" w:color="auto"/>
              <w:right w:val="single" w:sz="4" w:space="0" w:color="auto"/>
            </w:tcBorders>
            <w:hideMark/>
          </w:tcPr>
          <w:p w14:paraId="239AB53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126BC0D" w14:textId="77777777" w:rsidR="00276F55" w:rsidRPr="00276F55" w:rsidRDefault="00276F55" w:rsidP="00055A1D">
            <w:pPr>
              <w:pStyle w:val="Normalindentado2"/>
              <w:ind w:firstLine="708"/>
            </w:pPr>
            <w:r w:rsidRPr="00276F55">
              <w:t>Obtención de fecha actual</w:t>
            </w:r>
          </w:p>
        </w:tc>
      </w:tr>
      <w:tr w:rsidR="009B3F87" w:rsidRPr="00276F55" w14:paraId="75FC8EA9" w14:textId="77777777">
        <w:tc>
          <w:tcPr>
            <w:tcW w:w="4320" w:type="dxa"/>
            <w:tcBorders>
              <w:top w:val="single" w:sz="4" w:space="0" w:color="auto"/>
              <w:left w:val="single" w:sz="4" w:space="0" w:color="auto"/>
              <w:bottom w:val="single" w:sz="4" w:space="0" w:color="auto"/>
              <w:right w:val="single" w:sz="4" w:space="0" w:color="auto"/>
            </w:tcBorders>
            <w:hideMark/>
          </w:tcPr>
          <w:p w14:paraId="6076FDBE"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FF1454E" w14:textId="77777777" w:rsidR="00276F55" w:rsidRPr="00276F55" w:rsidRDefault="00276F55" w:rsidP="00055A1D">
            <w:pPr>
              <w:pStyle w:val="Normalindentado2"/>
              <w:ind w:firstLine="708"/>
            </w:pPr>
            <w:r w:rsidRPr="00276F55">
              <w:t>Sistema de racha</w:t>
            </w:r>
          </w:p>
        </w:tc>
      </w:tr>
      <w:tr w:rsidR="009B3F87" w:rsidRPr="00276F55" w14:paraId="58A8F990" w14:textId="77777777">
        <w:tc>
          <w:tcPr>
            <w:tcW w:w="4320" w:type="dxa"/>
            <w:tcBorders>
              <w:top w:val="single" w:sz="4" w:space="0" w:color="auto"/>
              <w:left w:val="single" w:sz="4" w:space="0" w:color="auto"/>
              <w:bottom w:val="single" w:sz="4" w:space="0" w:color="auto"/>
              <w:right w:val="single" w:sz="4" w:space="0" w:color="auto"/>
            </w:tcBorders>
            <w:hideMark/>
          </w:tcPr>
          <w:p w14:paraId="74F9D49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2F5E888B" w14:textId="77777777" w:rsidR="00276F55" w:rsidRPr="00276F55" w:rsidRDefault="00276F55" w:rsidP="00055A1D">
            <w:pPr>
              <w:pStyle w:val="Normalindentado2"/>
              <w:ind w:firstLine="708"/>
            </w:pPr>
            <w:r w:rsidRPr="00276F55">
              <w:t>Alta</w:t>
            </w:r>
          </w:p>
        </w:tc>
      </w:tr>
      <w:tr w:rsidR="009B3F87" w:rsidRPr="00276F55" w14:paraId="29578D6B" w14:textId="77777777">
        <w:tc>
          <w:tcPr>
            <w:tcW w:w="4320" w:type="dxa"/>
            <w:tcBorders>
              <w:top w:val="single" w:sz="4" w:space="0" w:color="auto"/>
              <w:left w:val="single" w:sz="4" w:space="0" w:color="auto"/>
              <w:bottom w:val="single" w:sz="4" w:space="0" w:color="auto"/>
              <w:right w:val="single" w:sz="4" w:space="0" w:color="auto"/>
            </w:tcBorders>
            <w:hideMark/>
          </w:tcPr>
          <w:p w14:paraId="657AE49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69FBE62"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3A09DB55" w14:textId="77777777">
        <w:tc>
          <w:tcPr>
            <w:tcW w:w="4320" w:type="dxa"/>
            <w:tcBorders>
              <w:top w:val="single" w:sz="4" w:space="0" w:color="auto"/>
              <w:left w:val="single" w:sz="4" w:space="0" w:color="auto"/>
              <w:bottom w:val="single" w:sz="4" w:space="0" w:color="auto"/>
              <w:right w:val="single" w:sz="4" w:space="0" w:color="auto"/>
            </w:tcBorders>
            <w:hideMark/>
          </w:tcPr>
          <w:p w14:paraId="1ED91737"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095C6E8D"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7070961C" w14:textId="77777777">
        <w:tc>
          <w:tcPr>
            <w:tcW w:w="4320" w:type="dxa"/>
            <w:tcBorders>
              <w:top w:val="single" w:sz="4" w:space="0" w:color="auto"/>
              <w:left w:val="single" w:sz="4" w:space="0" w:color="auto"/>
              <w:bottom w:val="single" w:sz="4" w:space="0" w:color="auto"/>
              <w:right w:val="single" w:sz="4" w:space="0" w:color="auto"/>
            </w:tcBorders>
            <w:hideMark/>
          </w:tcPr>
          <w:p w14:paraId="273029FE"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7DC7AE24" w14:textId="77777777" w:rsidR="00276F55" w:rsidRPr="00276F55" w:rsidRDefault="00276F55" w:rsidP="00055A1D">
            <w:pPr>
              <w:pStyle w:val="Normalindentado2"/>
              <w:ind w:firstLine="708"/>
            </w:pPr>
            <w:r w:rsidRPr="00276F55">
              <w:t>Racha actualizada y reflejada en la interfaz.</w:t>
            </w:r>
          </w:p>
        </w:tc>
      </w:tr>
    </w:tbl>
    <w:p w14:paraId="2A3B93E7" w14:textId="77777777" w:rsidR="00276F55" w:rsidRPr="00276F55" w:rsidRDefault="00276F55" w:rsidP="00055A1D">
      <w:pPr>
        <w:pStyle w:val="Normalindentado2"/>
        <w:ind w:firstLine="708"/>
        <w:rPr>
          <w:lang w:val="en-US"/>
        </w:rPr>
      </w:pPr>
    </w:p>
    <w:p w14:paraId="4AA5D5C4" w14:textId="77777777" w:rsidR="00276F55" w:rsidRPr="00276F55" w:rsidRDefault="00276F55" w:rsidP="00B74ADD">
      <w:pPr>
        <w:pStyle w:val="Normalindentado2"/>
        <w:ind w:left="1996"/>
        <w:rPr>
          <w:b/>
          <w:bCs/>
          <w:iCs/>
        </w:rPr>
      </w:pPr>
      <w:r w:rsidRPr="00276F55">
        <w:rPr>
          <w:b/>
          <w:bCs/>
          <w:iCs/>
        </w:rPr>
        <w:t>RF5 – Comparación de fechas</w:t>
      </w:r>
    </w:p>
    <w:p w14:paraId="570699AB" w14:textId="77777777" w:rsidR="00276F55" w:rsidRPr="00276F55" w:rsidRDefault="00276F55" w:rsidP="00055A1D">
      <w:pPr>
        <w:pStyle w:val="Normalindentado2"/>
        <w:ind w:firstLine="708"/>
      </w:pPr>
      <w:r w:rsidRPr="00276F55">
        <w:rPr>
          <w:b/>
        </w:rPr>
        <w:t xml:space="preserve">Descripción: </w:t>
      </w:r>
      <w:r w:rsidRPr="00276F55">
        <w:t>Se compara la fecha actual con la última fecha registrada del usuario para determinar continuidad de uso.</w:t>
      </w:r>
    </w:p>
    <w:tbl>
      <w:tblPr>
        <w:tblStyle w:val="Tablaconcuadrcula"/>
        <w:tblW w:w="0" w:type="auto"/>
        <w:tblLook w:val="04A0" w:firstRow="1" w:lastRow="0" w:firstColumn="1" w:lastColumn="0" w:noHBand="0" w:noVBand="1"/>
      </w:tblPr>
      <w:tblGrid>
        <w:gridCol w:w="4239"/>
        <w:gridCol w:w="4255"/>
      </w:tblGrid>
      <w:tr w:rsidR="009B3F87" w:rsidRPr="00276F55" w14:paraId="1C3A44CE" w14:textId="77777777">
        <w:tc>
          <w:tcPr>
            <w:tcW w:w="4320" w:type="dxa"/>
            <w:tcBorders>
              <w:top w:val="single" w:sz="4" w:space="0" w:color="auto"/>
              <w:left w:val="single" w:sz="4" w:space="0" w:color="auto"/>
              <w:bottom w:val="single" w:sz="4" w:space="0" w:color="auto"/>
              <w:right w:val="single" w:sz="4" w:space="0" w:color="auto"/>
            </w:tcBorders>
            <w:hideMark/>
          </w:tcPr>
          <w:p w14:paraId="33420A5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928D10" w14:textId="77777777" w:rsidR="00276F55" w:rsidRPr="00276F55" w:rsidRDefault="00276F55" w:rsidP="00055A1D">
            <w:pPr>
              <w:pStyle w:val="Normalindentado2"/>
              <w:ind w:firstLine="708"/>
            </w:pPr>
            <w:r w:rsidRPr="00276F55">
              <w:t>RF5</w:t>
            </w:r>
          </w:p>
        </w:tc>
      </w:tr>
      <w:tr w:rsidR="009B3F87" w:rsidRPr="00276F55" w14:paraId="6CF0428C" w14:textId="77777777">
        <w:tc>
          <w:tcPr>
            <w:tcW w:w="4320" w:type="dxa"/>
            <w:tcBorders>
              <w:top w:val="single" w:sz="4" w:space="0" w:color="auto"/>
              <w:left w:val="single" w:sz="4" w:space="0" w:color="auto"/>
              <w:bottom w:val="single" w:sz="4" w:space="0" w:color="auto"/>
              <w:right w:val="single" w:sz="4" w:space="0" w:color="auto"/>
            </w:tcBorders>
            <w:hideMark/>
          </w:tcPr>
          <w:p w14:paraId="026E49D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C1356A8" w14:textId="77777777" w:rsidR="00276F55" w:rsidRPr="00276F55" w:rsidRDefault="00276F55" w:rsidP="00055A1D">
            <w:pPr>
              <w:pStyle w:val="Normalindentado2"/>
              <w:ind w:firstLine="708"/>
            </w:pPr>
            <w:r w:rsidRPr="00276F55">
              <w:t>Comparación de fechas</w:t>
            </w:r>
          </w:p>
        </w:tc>
      </w:tr>
      <w:tr w:rsidR="009B3F87" w:rsidRPr="00276F55" w14:paraId="3CB2D1D8" w14:textId="77777777">
        <w:tc>
          <w:tcPr>
            <w:tcW w:w="4320" w:type="dxa"/>
            <w:tcBorders>
              <w:top w:val="single" w:sz="4" w:space="0" w:color="auto"/>
              <w:left w:val="single" w:sz="4" w:space="0" w:color="auto"/>
              <w:bottom w:val="single" w:sz="4" w:space="0" w:color="auto"/>
              <w:right w:val="single" w:sz="4" w:space="0" w:color="auto"/>
            </w:tcBorders>
            <w:hideMark/>
          </w:tcPr>
          <w:p w14:paraId="5835EBB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79FE8CD" w14:textId="77777777" w:rsidR="00276F55" w:rsidRPr="00276F55" w:rsidRDefault="00276F55" w:rsidP="00055A1D">
            <w:pPr>
              <w:pStyle w:val="Normalindentado2"/>
              <w:ind w:firstLine="708"/>
            </w:pPr>
            <w:r w:rsidRPr="00276F55">
              <w:t>Sistema de racha</w:t>
            </w:r>
          </w:p>
        </w:tc>
      </w:tr>
      <w:tr w:rsidR="009B3F87" w:rsidRPr="00276F55" w14:paraId="7B7A983F" w14:textId="77777777">
        <w:tc>
          <w:tcPr>
            <w:tcW w:w="4320" w:type="dxa"/>
            <w:tcBorders>
              <w:top w:val="single" w:sz="4" w:space="0" w:color="auto"/>
              <w:left w:val="single" w:sz="4" w:space="0" w:color="auto"/>
              <w:bottom w:val="single" w:sz="4" w:space="0" w:color="auto"/>
              <w:right w:val="single" w:sz="4" w:space="0" w:color="auto"/>
            </w:tcBorders>
            <w:hideMark/>
          </w:tcPr>
          <w:p w14:paraId="33292F59"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E0A480A" w14:textId="77777777" w:rsidR="00276F55" w:rsidRPr="00276F55" w:rsidRDefault="00276F55" w:rsidP="00055A1D">
            <w:pPr>
              <w:pStyle w:val="Normalindentado2"/>
              <w:ind w:firstLine="708"/>
            </w:pPr>
            <w:r w:rsidRPr="00276F55">
              <w:t>Alta</w:t>
            </w:r>
          </w:p>
        </w:tc>
      </w:tr>
      <w:tr w:rsidR="009B3F87" w:rsidRPr="00276F55" w14:paraId="42184859" w14:textId="77777777">
        <w:tc>
          <w:tcPr>
            <w:tcW w:w="4320" w:type="dxa"/>
            <w:tcBorders>
              <w:top w:val="single" w:sz="4" w:space="0" w:color="auto"/>
              <w:left w:val="single" w:sz="4" w:space="0" w:color="auto"/>
              <w:bottom w:val="single" w:sz="4" w:space="0" w:color="auto"/>
              <w:right w:val="single" w:sz="4" w:space="0" w:color="auto"/>
            </w:tcBorders>
            <w:hideMark/>
          </w:tcPr>
          <w:p w14:paraId="292FA95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47F48CB"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29BEDAC2" w14:textId="77777777">
        <w:tc>
          <w:tcPr>
            <w:tcW w:w="4320" w:type="dxa"/>
            <w:tcBorders>
              <w:top w:val="single" w:sz="4" w:space="0" w:color="auto"/>
              <w:left w:val="single" w:sz="4" w:space="0" w:color="auto"/>
              <w:bottom w:val="single" w:sz="4" w:space="0" w:color="auto"/>
              <w:right w:val="single" w:sz="4" w:space="0" w:color="auto"/>
            </w:tcBorders>
            <w:hideMark/>
          </w:tcPr>
          <w:p w14:paraId="389C457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E20C1FC"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7CE48F20" w14:textId="77777777">
        <w:tc>
          <w:tcPr>
            <w:tcW w:w="4320" w:type="dxa"/>
            <w:tcBorders>
              <w:top w:val="single" w:sz="4" w:space="0" w:color="auto"/>
              <w:left w:val="single" w:sz="4" w:space="0" w:color="auto"/>
              <w:bottom w:val="single" w:sz="4" w:space="0" w:color="auto"/>
              <w:right w:val="single" w:sz="4" w:space="0" w:color="auto"/>
            </w:tcBorders>
            <w:hideMark/>
          </w:tcPr>
          <w:p w14:paraId="19DB01C5"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1DFAC60" w14:textId="77777777" w:rsidR="00276F55" w:rsidRPr="00276F55" w:rsidRDefault="00276F55" w:rsidP="00055A1D">
            <w:pPr>
              <w:pStyle w:val="Normalindentado2"/>
              <w:ind w:firstLine="708"/>
            </w:pPr>
            <w:r w:rsidRPr="00276F55">
              <w:t>Racha actualizada y reflejada en la interfaz.</w:t>
            </w:r>
          </w:p>
        </w:tc>
      </w:tr>
    </w:tbl>
    <w:p w14:paraId="6753BDEE" w14:textId="77777777" w:rsidR="00276F55" w:rsidRPr="00276F55" w:rsidRDefault="00276F55" w:rsidP="00055A1D">
      <w:pPr>
        <w:pStyle w:val="Normalindentado2"/>
        <w:ind w:firstLine="708"/>
        <w:rPr>
          <w:lang w:val="en-US"/>
        </w:rPr>
      </w:pPr>
    </w:p>
    <w:p w14:paraId="12AA353F" w14:textId="77777777" w:rsidR="00276F55" w:rsidRPr="00276F55" w:rsidRDefault="00276F55" w:rsidP="00B74ADD">
      <w:pPr>
        <w:pStyle w:val="Normalindentado2"/>
        <w:ind w:left="1996"/>
        <w:rPr>
          <w:b/>
          <w:bCs/>
          <w:iCs/>
        </w:rPr>
      </w:pPr>
      <w:r w:rsidRPr="00276F55">
        <w:rPr>
          <w:b/>
          <w:bCs/>
          <w:iCs/>
        </w:rPr>
        <w:t>RF6 – Incremento de racha</w:t>
      </w:r>
    </w:p>
    <w:p w14:paraId="26C966F0" w14:textId="77777777" w:rsidR="00276F55" w:rsidRPr="00276F55" w:rsidRDefault="00276F55" w:rsidP="00055A1D">
      <w:pPr>
        <w:pStyle w:val="Normalindentado2"/>
        <w:ind w:firstLine="708"/>
      </w:pPr>
      <w:r w:rsidRPr="00276F55">
        <w:rPr>
          <w:b/>
        </w:rPr>
        <w:t xml:space="preserve">Descripción: </w:t>
      </w:r>
      <w:r w:rsidRPr="00276F55">
        <w:t>Si el usuario accede en días consecutivos, el sistema incrementa su racha en una unidad, fomentando la constancia.</w:t>
      </w:r>
    </w:p>
    <w:tbl>
      <w:tblPr>
        <w:tblStyle w:val="Tablaconcuadrcula"/>
        <w:tblW w:w="0" w:type="auto"/>
        <w:tblLook w:val="04A0" w:firstRow="1" w:lastRow="0" w:firstColumn="1" w:lastColumn="0" w:noHBand="0" w:noVBand="1"/>
      </w:tblPr>
      <w:tblGrid>
        <w:gridCol w:w="4243"/>
        <w:gridCol w:w="4251"/>
      </w:tblGrid>
      <w:tr w:rsidR="009B3F87" w:rsidRPr="00276F55" w14:paraId="1C3672AD" w14:textId="77777777">
        <w:tc>
          <w:tcPr>
            <w:tcW w:w="4320" w:type="dxa"/>
            <w:tcBorders>
              <w:top w:val="single" w:sz="4" w:space="0" w:color="auto"/>
              <w:left w:val="single" w:sz="4" w:space="0" w:color="auto"/>
              <w:bottom w:val="single" w:sz="4" w:space="0" w:color="auto"/>
              <w:right w:val="single" w:sz="4" w:space="0" w:color="auto"/>
            </w:tcBorders>
            <w:hideMark/>
          </w:tcPr>
          <w:p w14:paraId="177ECFB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F47B98" w14:textId="77777777" w:rsidR="00276F55" w:rsidRPr="00276F55" w:rsidRDefault="00276F55" w:rsidP="00055A1D">
            <w:pPr>
              <w:pStyle w:val="Normalindentado2"/>
              <w:ind w:firstLine="708"/>
            </w:pPr>
            <w:r w:rsidRPr="00276F55">
              <w:t>RF6</w:t>
            </w:r>
          </w:p>
        </w:tc>
      </w:tr>
      <w:tr w:rsidR="009B3F87" w:rsidRPr="00276F55" w14:paraId="6424AB76" w14:textId="77777777">
        <w:tc>
          <w:tcPr>
            <w:tcW w:w="4320" w:type="dxa"/>
            <w:tcBorders>
              <w:top w:val="single" w:sz="4" w:space="0" w:color="auto"/>
              <w:left w:val="single" w:sz="4" w:space="0" w:color="auto"/>
              <w:bottom w:val="single" w:sz="4" w:space="0" w:color="auto"/>
              <w:right w:val="single" w:sz="4" w:space="0" w:color="auto"/>
            </w:tcBorders>
            <w:hideMark/>
          </w:tcPr>
          <w:p w14:paraId="6FDA257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DB7503" w14:textId="77777777" w:rsidR="00276F55" w:rsidRPr="00276F55" w:rsidRDefault="00276F55" w:rsidP="00055A1D">
            <w:pPr>
              <w:pStyle w:val="Normalindentado2"/>
              <w:ind w:firstLine="708"/>
            </w:pPr>
            <w:r w:rsidRPr="00276F55">
              <w:t>Incremento de racha</w:t>
            </w:r>
          </w:p>
        </w:tc>
      </w:tr>
      <w:tr w:rsidR="009B3F87" w:rsidRPr="00276F55" w14:paraId="01D1140E" w14:textId="77777777">
        <w:tc>
          <w:tcPr>
            <w:tcW w:w="4320" w:type="dxa"/>
            <w:tcBorders>
              <w:top w:val="single" w:sz="4" w:space="0" w:color="auto"/>
              <w:left w:val="single" w:sz="4" w:space="0" w:color="auto"/>
              <w:bottom w:val="single" w:sz="4" w:space="0" w:color="auto"/>
              <w:right w:val="single" w:sz="4" w:space="0" w:color="auto"/>
            </w:tcBorders>
            <w:hideMark/>
          </w:tcPr>
          <w:p w14:paraId="6DD2B09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6CEAD09" w14:textId="77777777" w:rsidR="00276F55" w:rsidRPr="00276F55" w:rsidRDefault="00276F55" w:rsidP="00055A1D">
            <w:pPr>
              <w:pStyle w:val="Normalindentado2"/>
              <w:ind w:firstLine="708"/>
            </w:pPr>
            <w:r w:rsidRPr="00276F55">
              <w:t>Sistema de racha</w:t>
            </w:r>
          </w:p>
        </w:tc>
      </w:tr>
      <w:tr w:rsidR="009B3F87" w:rsidRPr="00276F55" w14:paraId="5965A4A4" w14:textId="77777777">
        <w:tc>
          <w:tcPr>
            <w:tcW w:w="4320" w:type="dxa"/>
            <w:tcBorders>
              <w:top w:val="single" w:sz="4" w:space="0" w:color="auto"/>
              <w:left w:val="single" w:sz="4" w:space="0" w:color="auto"/>
              <w:bottom w:val="single" w:sz="4" w:space="0" w:color="auto"/>
              <w:right w:val="single" w:sz="4" w:space="0" w:color="auto"/>
            </w:tcBorders>
            <w:hideMark/>
          </w:tcPr>
          <w:p w14:paraId="4CFB1222"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6F39345" w14:textId="77777777" w:rsidR="00276F55" w:rsidRPr="00276F55" w:rsidRDefault="00276F55" w:rsidP="00055A1D">
            <w:pPr>
              <w:pStyle w:val="Normalindentado2"/>
              <w:ind w:firstLine="708"/>
            </w:pPr>
            <w:r w:rsidRPr="00276F55">
              <w:t>Alta</w:t>
            </w:r>
          </w:p>
        </w:tc>
      </w:tr>
      <w:tr w:rsidR="009B3F87" w:rsidRPr="00276F55" w14:paraId="38BBB59A" w14:textId="77777777">
        <w:tc>
          <w:tcPr>
            <w:tcW w:w="4320" w:type="dxa"/>
            <w:tcBorders>
              <w:top w:val="single" w:sz="4" w:space="0" w:color="auto"/>
              <w:left w:val="single" w:sz="4" w:space="0" w:color="auto"/>
              <w:bottom w:val="single" w:sz="4" w:space="0" w:color="auto"/>
              <w:right w:val="single" w:sz="4" w:space="0" w:color="auto"/>
            </w:tcBorders>
            <w:hideMark/>
          </w:tcPr>
          <w:p w14:paraId="2B6A1AF8"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0996B72"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797AF828" w14:textId="77777777">
        <w:tc>
          <w:tcPr>
            <w:tcW w:w="4320" w:type="dxa"/>
            <w:tcBorders>
              <w:top w:val="single" w:sz="4" w:space="0" w:color="auto"/>
              <w:left w:val="single" w:sz="4" w:space="0" w:color="auto"/>
              <w:bottom w:val="single" w:sz="4" w:space="0" w:color="auto"/>
              <w:right w:val="single" w:sz="4" w:space="0" w:color="auto"/>
            </w:tcBorders>
            <w:hideMark/>
          </w:tcPr>
          <w:p w14:paraId="1432AFD6"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79064E1"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0222539E" w14:textId="77777777">
        <w:tc>
          <w:tcPr>
            <w:tcW w:w="4320" w:type="dxa"/>
            <w:tcBorders>
              <w:top w:val="single" w:sz="4" w:space="0" w:color="auto"/>
              <w:left w:val="single" w:sz="4" w:space="0" w:color="auto"/>
              <w:bottom w:val="single" w:sz="4" w:space="0" w:color="auto"/>
              <w:right w:val="single" w:sz="4" w:space="0" w:color="auto"/>
            </w:tcBorders>
            <w:hideMark/>
          </w:tcPr>
          <w:p w14:paraId="7D8F1070"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747686E7" w14:textId="77777777" w:rsidR="00276F55" w:rsidRPr="00276F55" w:rsidRDefault="00276F55" w:rsidP="00055A1D">
            <w:pPr>
              <w:pStyle w:val="Normalindentado2"/>
              <w:ind w:firstLine="708"/>
            </w:pPr>
            <w:r w:rsidRPr="00276F55">
              <w:t>Racha actualizada y reflejada en la interfaz.</w:t>
            </w:r>
          </w:p>
        </w:tc>
      </w:tr>
    </w:tbl>
    <w:p w14:paraId="79EE8613" w14:textId="77777777" w:rsidR="00276F55" w:rsidRPr="00276F55" w:rsidRDefault="00276F55" w:rsidP="00055A1D">
      <w:pPr>
        <w:pStyle w:val="Normalindentado2"/>
        <w:ind w:firstLine="708"/>
        <w:rPr>
          <w:lang w:val="en-US"/>
        </w:rPr>
      </w:pPr>
    </w:p>
    <w:p w14:paraId="4E9A7127" w14:textId="77777777" w:rsidR="00276F55" w:rsidRPr="00276F55" w:rsidRDefault="00276F55" w:rsidP="00B74ADD">
      <w:pPr>
        <w:pStyle w:val="Normalindentado2"/>
        <w:ind w:left="1996"/>
        <w:rPr>
          <w:b/>
          <w:bCs/>
          <w:iCs/>
        </w:rPr>
      </w:pPr>
      <w:r w:rsidRPr="00276F55">
        <w:rPr>
          <w:b/>
          <w:bCs/>
          <w:iCs/>
        </w:rPr>
        <w:t>RF7 – Mantenimiento de racha</w:t>
      </w:r>
    </w:p>
    <w:p w14:paraId="15F3C574" w14:textId="77777777" w:rsidR="00276F55" w:rsidRPr="00276F55" w:rsidRDefault="00276F55" w:rsidP="00055A1D">
      <w:pPr>
        <w:pStyle w:val="Normalindentado2"/>
        <w:ind w:firstLine="708"/>
      </w:pPr>
      <w:r w:rsidRPr="00276F55">
        <w:rPr>
          <w:b/>
        </w:rPr>
        <w:t xml:space="preserve">Descripción: </w:t>
      </w:r>
      <w:r w:rsidRPr="00276F55">
        <w:t>Si no se cumple la condición de continuidad, el sistema mantiene o reinicia la racha según la lógica definida.</w:t>
      </w:r>
    </w:p>
    <w:tbl>
      <w:tblPr>
        <w:tblStyle w:val="Tablaconcuadrcula"/>
        <w:tblW w:w="0" w:type="auto"/>
        <w:tblLook w:val="04A0" w:firstRow="1" w:lastRow="0" w:firstColumn="1" w:lastColumn="0" w:noHBand="0" w:noVBand="1"/>
      </w:tblPr>
      <w:tblGrid>
        <w:gridCol w:w="4236"/>
        <w:gridCol w:w="4258"/>
      </w:tblGrid>
      <w:tr w:rsidR="009B3F87" w:rsidRPr="00276F55" w14:paraId="53727814" w14:textId="77777777">
        <w:tc>
          <w:tcPr>
            <w:tcW w:w="4320" w:type="dxa"/>
            <w:tcBorders>
              <w:top w:val="single" w:sz="4" w:space="0" w:color="auto"/>
              <w:left w:val="single" w:sz="4" w:space="0" w:color="auto"/>
              <w:bottom w:val="single" w:sz="4" w:space="0" w:color="auto"/>
              <w:right w:val="single" w:sz="4" w:space="0" w:color="auto"/>
            </w:tcBorders>
            <w:hideMark/>
          </w:tcPr>
          <w:p w14:paraId="43EAB647"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E5F920B" w14:textId="77777777" w:rsidR="00276F55" w:rsidRPr="00276F55" w:rsidRDefault="00276F55" w:rsidP="00055A1D">
            <w:pPr>
              <w:pStyle w:val="Normalindentado2"/>
              <w:ind w:firstLine="708"/>
            </w:pPr>
            <w:r w:rsidRPr="00276F55">
              <w:t>RF7</w:t>
            </w:r>
          </w:p>
        </w:tc>
      </w:tr>
      <w:tr w:rsidR="009B3F87" w:rsidRPr="00276F55" w14:paraId="08D4DCBA" w14:textId="77777777">
        <w:tc>
          <w:tcPr>
            <w:tcW w:w="4320" w:type="dxa"/>
            <w:tcBorders>
              <w:top w:val="single" w:sz="4" w:space="0" w:color="auto"/>
              <w:left w:val="single" w:sz="4" w:space="0" w:color="auto"/>
              <w:bottom w:val="single" w:sz="4" w:space="0" w:color="auto"/>
              <w:right w:val="single" w:sz="4" w:space="0" w:color="auto"/>
            </w:tcBorders>
            <w:hideMark/>
          </w:tcPr>
          <w:p w14:paraId="69756710"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FFBBCF" w14:textId="77777777" w:rsidR="00276F55" w:rsidRPr="00276F55" w:rsidRDefault="00276F55" w:rsidP="00055A1D">
            <w:pPr>
              <w:pStyle w:val="Normalindentado2"/>
              <w:ind w:firstLine="708"/>
            </w:pPr>
            <w:r w:rsidRPr="00276F55">
              <w:t>Mantenimiento de racha</w:t>
            </w:r>
          </w:p>
        </w:tc>
      </w:tr>
      <w:tr w:rsidR="009B3F87" w:rsidRPr="00276F55" w14:paraId="13F8798A" w14:textId="77777777">
        <w:tc>
          <w:tcPr>
            <w:tcW w:w="4320" w:type="dxa"/>
            <w:tcBorders>
              <w:top w:val="single" w:sz="4" w:space="0" w:color="auto"/>
              <w:left w:val="single" w:sz="4" w:space="0" w:color="auto"/>
              <w:bottom w:val="single" w:sz="4" w:space="0" w:color="auto"/>
              <w:right w:val="single" w:sz="4" w:space="0" w:color="auto"/>
            </w:tcBorders>
            <w:hideMark/>
          </w:tcPr>
          <w:p w14:paraId="69248DF4"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3A66C74C" w14:textId="77777777" w:rsidR="00276F55" w:rsidRPr="00276F55" w:rsidRDefault="00276F55" w:rsidP="00055A1D">
            <w:pPr>
              <w:pStyle w:val="Normalindentado2"/>
              <w:ind w:firstLine="708"/>
            </w:pPr>
            <w:r w:rsidRPr="00276F55">
              <w:t>Sistema de racha</w:t>
            </w:r>
          </w:p>
        </w:tc>
      </w:tr>
      <w:tr w:rsidR="009B3F87" w:rsidRPr="00276F55" w14:paraId="2F18657F" w14:textId="77777777">
        <w:tc>
          <w:tcPr>
            <w:tcW w:w="4320" w:type="dxa"/>
            <w:tcBorders>
              <w:top w:val="single" w:sz="4" w:space="0" w:color="auto"/>
              <w:left w:val="single" w:sz="4" w:space="0" w:color="auto"/>
              <w:bottom w:val="single" w:sz="4" w:space="0" w:color="auto"/>
              <w:right w:val="single" w:sz="4" w:space="0" w:color="auto"/>
            </w:tcBorders>
            <w:hideMark/>
          </w:tcPr>
          <w:p w14:paraId="3E5B6F2F"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4C545ED" w14:textId="77777777" w:rsidR="00276F55" w:rsidRPr="00276F55" w:rsidRDefault="00276F55" w:rsidP="00055A1D">
            <w:pPr>
              <w:pStyle w:val="Normalindentado2"/>
              <w:ind w:firstLine="708"/>
            </w:pPr>
            <w:r w:rsidRPr="00276F55">
              <w:t>Alta</w:t>
            </w:r>
          </w:p>
        </w:tc>
      </w:tr>
      <w:tr w:rsidR="009B3F87" w:rsidRPr="00276F55" w14:paraId="68936CBD" w14:textId="77777777">
        <w:tc>
          <w:tcPr>
            <w:tcW w:w="4320" w:type="dxa"/>
            <w:tcBorders>
              <w:top w:val="single" w:sz="4" w:space="0" w:color="auto"/>
              <w:left w:val="single" w:sz="4" w:space="0" w:color="auto"/>
              <w:bottom w:val="single" w:sz="4" w:space="0" w:color="auto"/>
              <w:right w:val="single" w:sz="4" w:space="0" w:color="auto"/>
            </w:tcBorders>
            <w:hideMark/>
          </w:tcPr>
          <w:p w14:paraId="55FA8F27" w14:textId="77777777" w:rsidR="00276F55" w:rsidRPr="00276F55" w:rsidRDefault="00276F55" w:rsidP="00055A1D">
            <w:pPr>
              <w:pStyle w:val="Normalindentado2"/>
              <w:ind w:firstLine="708"/>
            </w:pPr>
            <w:r w:rsidRPr="00276F55">
              <w:lastRenderedPageBreak/>
              <w:t>Entrada</w:t>
            </w:r>
          </w:p>
        </w:tc>
        <w:tc>
          <w:tcPr>
            <w:tcW w:w="4320" w:type="dxa"/>
            <w:tcBorders>
              <w:top w:val="single" w:sz="4" w:space="0" w:color="auto"/>
              <w:left w:val="single" w:sz="4" w:space="0" w:color="auto"/>
              <w:bottom w:val="single" w:sz="4" w:space="0" w:color="auto"/>
              <w:right w:val="single" w:sz="4" w:space="0" w:color="auto"/>
            </w:tcBorders>
            <w:hideMark/>
          </w:tcPr>
          <w:p w14:paraId="0852B917"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6DD24A38" w14:textId="77777777">
        <w:tc>
          <w:tcPr>
            <w:tcW w:w="4320" w:type="dxa"/>
            <w:tcBorders>
              <w:top w:val="single" w:sz="4" w:space="0" w:color="auto"/>
              <w:left w:val="single" w:sz="4" w:space="0" w:color="auto"/>
              <w:bottom w:val="single" w:sz="4" w:space="0" w:color="auto"/>
              <w:right w:val="single" w:sz="4" w:space="0" w:color="auto"/>
            </w:tcBorders>
            <w:hideMark/>
          </w:tcPr>
          <w:p w14:paraId="7ABF7023"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D3DFAFC"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71121BB3" w14:textId="77777777">
        <w:tc>
          <w:tcPr>
            <w:tcW w:w="4320" w:type="dxa"/>
            <w:tcBorders>
              <w:top w:val="single" w:sz="4" w:space="0" w:color="auto"/>
              <w:left w:val="single" w:sz="4" w:space="0" w:color="auto"/>
              <w:bottom w:val="single" w:sz="4" w:space="0" w:color="auto"/>
              <w:right w:val="single" w:sz="4" w:space="0" w:color="auto"/>
            </w:tcBorders>
            <w:hideMark/>
          </w:tcPr>
          <w:p w14:paraId="37763AC8"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4DB9EEFC" w14:textId="77777777" w:rsidR="00276F55" w:rsidRPr="00276F55" w:rsidRDefault="00276F55" w:rsidP="00055A1D">
            <w:pPr>
              <w:pStyle w:val="Normalindentado2"/>
              <w:ind w:firstLine="708"/>
            </w:pPr>
            <w:r w:rsidRPr="00276F55">
              <w:t>Racha actualizada y reflejada en la interfaz.</w:t>
            </w:r>
          </w:p>
        </w:tc>
      </w:tr>
    </w:tbl>
    <w:p w14:paraId="5EBDA048" w14:textId="77777777" w:rsidR="00276F55" w:rsidRPr="00276F55" w:rsidRDefault="00276F55" w:rsidP="00055A1D">
      <w:pPr>
        <w:pStyle w:val="Normalindentado2"/>
        <w:ind w:firstLine="708"/>
        <w:rPr>
          <w:lang w:val="en-US"/>
        </w:rPr>
      </w:pPr>
    </w:p>
    <w:p w14:paraId="2BBAC68B" w14:textId="77777777" w:rsidR="00276F55" w:rsidRPr="00276F55" w:rsidRDefault="00276F55" w:rsidP="00B74ADD">
      <w:pPr>
        <w:pStyle w:val="Normalindentado2"/>
        <w:ind w:left="1276"/>
        <w:rPr>
          <w:b/>
          <w:bCs/>
          <w:iCs/>
        </w:rPr>
      </w:pPr>
      <w:r w:rsidRPr="00276F55">
        <w:rPr>
          <w:b/>
          <w:bCs/>
          <w:iCs/>
        </w:rPr>
        <w:t>RF8 – Actualización de fecha de acceso</w:t>
      </w:r>
    </w:p>
    <w:p w14:paraId="375F9AEA" w14:textId="77777777" w:rsidR="00276F55" w:rsidRPr="00276F55" w:rsidRDefault="00276F55" w:rsidP="00055A1D">
      <w:pPr>
        <w:pStyle w:val="Normalindentado2"/>
        <w:ind w:firstLine="708"/>
      </w:pPr>
      <w:r w:rsidRPr="00276F55">
        <w:rPr>
          <w:b/>
        </w:rPr>
        <w:t xml:space="preserve">Descripción: </w:t>
      </w:r>
      <w:r w:rsidRPr="00276F55">
        <w:t>El sistema guarda la última fecha en la que el usuario ingresó para futuras validaciones.</w:t>
      </w:r>
    </w:p>
    <w:tbl>
      <w:tblPr>
        <w:tblStyle w:val="Tablaconcuadrcula"/>
        <w:tblW w:w="0" w:type="auto"/>
        <w:tblLook w:val="04A0" w:firstRow="1" w:lastRow="0" w:firstColumn="1" w:lastColumn="0" w:noHBand="0" w:noVBand="1"/>
      </w:tblPr>
      <w:tblGrid>
        <w:gridCol w:w="4239"/>
        <w:gridCol w:w="4255"/>
      </w:tblGrid>
      <w:tr w:rsidR="009B3F87" w:rsidRPr="00276F55" w14:paraId="4166856D" w14:textId="77777777">
        <w:tc>
          <w:tcPr>
            <w:tcW w:w="4320" w:type="dxa"/>
            <w:tcBorders>
              <w:top w:val="single" w:sz="4" w:space="0" w:color="auto"/>
              <w:left w:val="single" w:sz="4" w:space="0" w:color="auto"/>
              <w:bottom w:val="single" w:sz="4" w:space="0" w:color="auto"/>
              <w:right w:val="single" w:sz="4" w:space="0" w:color="auto"/>
            </w:tcBorders>
            <w:hideMark/>
          </w:tcPr>
          <w:p w14:paraId="69C6C35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941EE7A" w14:textId="77777777" w:rsidR="00276F55" w:rsidRPr="00276F55" w:rsidRDefault="00276F55" w:rsidP="00055A1D">
            <w:pPr>
              <w:pStyle w:val="Normalindentado2"/>
              <w:ind w:firstLine="708"/>
            </w:pPr>
            <w:r w:rsidRPr="00276F55">
              <w:t>RF8</w:t>
            </w:r>
          </w:p>
        </w:tc>
      </w:tr>
      <w:tr w:rsidR="009B3F87" w:rsidRPr="00276F55" w14:paraId="6152E9B5" w14:textId="77777777">
        <w:tc>
          <w:tcPr>
            <w:tcW w:w="4320" w:type="dxa"/>
            <w:tcBorders>
              <w:top w:val="single" w:sz="4" w:space="0" w:color="auto"/>
              <w:left w:val="single" w:sz="4" w:space="0" w:color="auto"/>
              <w:bottom w:val="single" w:sz="4" w:space="0" w:color="auto"/>
              <w:right w:val="single" w:sz="4" w:space="0" w:color="auto"/>
            </w:tcBorders>
            <w:hideMark/>
          </w:tcPr>
          <w:p w14:paraId="15198EE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8BE167" w14:textId="77777777" w:rsidR="00276F55" w:rsidRPr="00276F55" w:rsidRDefault="00276F55" w:rsidP="00055A1D">
            <w:pPr>
              <w:pStyle w:val="Normalindentado2"/>
              <w:ind w:firstLine="708"/>
            </w:pPr>
            <w:r w:rsidRPr="00276F55">
              <w:t>Actualización de fecha de acceso</w:t>
            </w:r>
          </w:p>
        </w:tc>
      </w:tr>
      <w:tr w:rsidR="009B3F87" w:rsidRPr="00276F55" w14:paraId="71828DA2" w14:textId="77777777">
        <w:tc>
          <w:tcPr>
            <w:tcW w:w="4320" w:type="dxa"/>
            <w:tcBorders>
              <w:top w:val="single" w:sz="4" w:space="0" w:color="auto"/>
              <w:left w:val="single" w:sz="4" w:space="0" w:color="auto"/>
              <w:bottom w:val="single" w:sz="4" w:space="0" w:color="auto"/>
              <w:right w:val="single" w:sz="4" w:space="0" w:color="auto"/>
            </w:tcBorders>
            <w:hideMark/>
          </w:tcPr>
          <w:p w14:paraId="44DCB4EC"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6215985A" w14:textId="77777777" w:rsidR="00276F55" w:rsidRPr="00276F55" w:rsidRDefault="00276F55" w:rsidP="00055A1D">
            <w:pPr>
              <w:pStyle w:val="Normalindentado2"/>
              <w:ind w:firstLine="708"/>
            </w:pPr>
            <w:r w:rsidRPr="00276F55">
              <w:t>Sistema de racha</w:t>
            </w:r>
          </w:p>
        </w:tc>
      </w:tr>
      <w:tr w:rsidR="009B3F87" w:rsidRPr="00276F55" w14:paraId="4C720995" w14:textId="77777777">
        <w:tc>
          <w:tcPr>
            <w:tcW w:w="4320" w:type="dxa"/>
            <w:tcBorders>
              <w:top w:val="single" w:sz="4" w:space="0" w:color="auto"/>
              <w:left w:val="single" w:sz="4" w:space="0" w:color="auto"/>
              <w:bottom w:val="single" w:sz="4" w:space="0" w:color="auto"/>
              <w:right w:val="single" w:sz="4" w:space="0" w:color="auto"/>
            </w:tcBorders>
            <w:hideMark/>
          </w:tcPr>
          <w:p w14:paraId="388070F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27BA4E7" w14:textId="77777777" w:rsidR="00276F55" w:rsidRPr="00276F55" w:rsidRDefault="00276F55" w:rsidP="00055A1D">
            <w:pPr>
              <w:pStyle w:val="Normalindentado2"/>
              <w:ind w:firstLine="708"/>
            </w:pPr>
            <w:r w:rsidRPr="00276F55">
              <w:t>Alta</w:t>
            </w:r>
          </w:p>
        </w:tc>
      </w:tr>
      <w:tr w:rsidR="009B3F87" w:rsidRPr="00276F55" w14:paraId="56D7F082" w14:textId="77777777">
        <w:tc>
          <w:tcPr>
            <w:tcW w:w="4320" w:type="dxa"/>
            <w:tcBorders>
              <w:top w:val="single" w:sz="4" w:space="0" w:color="auto"/>
              <w:left w:val="single" w:sz="4" w:space="0" w:color="auto"/>
              <w:bottom w:val="single" w:sz="4" w:space="0" w:color="auto"/>
              <w:right w:val="single" w:sz="4" w:space="0" w:color="auto"/>
            </w:tcBorders>
            <w:hideMark/>
          </w:tcPr>
          <w:p w14:paraId="4DE686E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FD2035E"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0EF409B7" w14:textId="77777777">
        <w:tc>
          <w:tcPr>
            <w:tcW w:w="4320" w:type="dxa"/>
            <w:tcBorders>
              <w:top w:val="single" w:sz="4" w:space="0" w:color="auto"/>
              <w:left w:val="single" w:sz="4" w:space="0" w:color="auto"/>
              <w:bottom w:val="single" w:sz="4" w:space="0" w:color="auto"/>
              <w:right w:val="single" w:sz="4" w:space="0" w:color="auto"/>
            </w:tcBorders>
            <w:hideMark/>
          </w:tcPr>
          <w:p w14:paraId="3532906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FD9BB51"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2DB9189E" w14:textId="77777777">
        <w:tc>
          <w:tcPr>
            <w:tcW w:w="4320" w:type="dxa"/>
            <w:tcBorders>
              <w:top w:val="single" w:sz="4" w:space="0" w:color="auto"/>
              <w:left w:val="single" w:sz="4" w:space="0" w:color="auto"/>
              <w:bottom w:val="single" w:sz="4" w:space="0" w:color="auto"/>
              <w:right w:val="single" w:sz="4" w:space="0" w:color="auto"/>
            </w:tcBorders>
            <w:hideMark/>
          </w:tcPr>
          <w:p w14:paraId="43256B8D"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D9BD14C" w14:textId="77777777" w:rsidR="00276F55" w:rsidRPr="00276F55" w:rsidRDefault="00276F55" w:rsidP="00055A1D">
            <w:pPr>
              <w:pStyle w:val="Normalindentado2"/>
              <w:ind w:firstLine="708"/>
            </w:pPr>
            <w:r w:rsidRPr="00276F55">
              <w:t>Racha actualizada y reflejada en la interfaz.</w:t>
            </w:r>
          </w:p>
        </w:tc>
      </w:tr>
    </w:tbl>
    <w:p w14:paraId="30F22E3B" w14:textId="77777777" w:rsidR="00276F55" w:rsidRPr="00276F55" w:rsidRDefault="00276F55" w:rsidP="00055A1D">
      <w:pPr>
        <w:pStyle w:val="Normalindentado2"/>
        <w:ind w:firstLine="708"/>
        <w:rPr>
          <w:lang w:val="en-US"/>
        </w:rPr>
      </w:pPr>
    </w:p>
    <w:p w14:paraId="55E45630" w14:textId="77777777" w:rsidR="00276F55" w:rsidRPr="00276F55" w:rsidRDefault="00276F55" w:rsidP="00B74ADD">
      <w:pPr>
        <w:pStyle w:val="Normalindentado2"/>
        <w:ind w:left="1276"/>
        <w:rPr>
          <w:b/>
          <w:bCs/>
          <w:iCs/>
        </w:rPr>
      </w:pPr>
      <w:r w:rsidRPr="00276F55">
        <w:rPr>
          <w:b/>
          <w:bCs/>
          <w:iCs/>
        </w:rPr>
        <w:t>RF9 – Evaluación de racha alta</w:t>
      </w:r>
    </w:p>
    <w:p w14:paraId="33CB5797" w14:textId="77777777" w:rsidR="00276F55" w:rsidRPr="00276F55" w:rsidRDefault="00276F55" w:rsidP="00055A1D">
      <w:pPr>
        <w:pStyle w:val="Normalindentado2"/>
        <w:ind w:firstLine="708"/>
      </w:pPr>
      <w:r w:rsidRPr="00276F55">
        <w:rPr>
          <w:b/>
        </w:rPr>
        <w:t xml:space="preserve">Descripción: </w:t>
      </w:r>
      <w:r w:rsidRPr="00276F55">
        <w:t>Se analiza si la racha alcanza un umbral determinado para activar estados especiales o recompensas.</w:t>
      </w:r>
    </w:p>
    <w:tbl>
      <w:tblPr>
        <w:tblStyle w:val="Tablaconcuadrcula"/>
        <w:tblW w:w="0" w:type="auto"/>
        <w:tblLook w:val="04A0" w:firstRow="1" w:lastRow="0" w:firstColumn="1" w:lastColumn="0" w:noHBand="0" w:noVBand="1"/>
      </w:tblPr>
      <w:tblGrid>
        <w:gridCol w:w="4244"/>
        <w:gridCol w:w="4250"/>
      </w:tblGrid>
      <w:tr w:rsidR="009B3F87" w:rsidRPr="00276F55" w14:paraId="59D9F8B7" w14:textId="77777777">
        <w:tc>
          <w:tcPr>
            <w:tcW w:w="4320" w:type="dxa"/>
            <w:tcBorders>
              <w:top w:val="single" w:sz="4" w:space="0" w:color="auto"/>
              <w:left w:val="single" w:sz="4" w:space="0" w:color="auto"/>
              <w:bottom w:val="single" w:sz="4" w:space="0" w:color="auto"/>
              <w:right w:val="single" w:sz="4" w:space="0" w:color="auto"/>
            </w:tcBorders>
            <w:hideMark/>
          </w:tcPr>
          <w:p w14:paraId="1AEC01C4"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0C81BC" w14:textId="77777777" w:rsidR="00276F55" w:rsidRPr="00276F55" w:rsidRDefault="00276F55" w:rsidP="00055A1D">
            <w:pPr>
              <w:pStyle w:val="Normalindentado2"/>
              <w:ind w:firstLine="708"/>
            </w:pPr>
            <w:r w:rsidRPr="00276F55">
              <w:t>RF9</w:t>
            </w:r>
          </w:p>
        </w:tc>
      </w:tr>
      <w:tr w:rsidR="009B3F87" w:rsidRPr="00276F55" w14:paraId="4EDBA792" w14:textId="77777777">
        <w:tc>
          <w:tcPr>
            <w:tcW w:w="4320" w:type="dxa"/>
            <w:tcBorders>
              <w:top w:val="single" w:sz="4" w:space="0" w:color="auto"/>
              <w:left w:val="single" w:sz="4" w:space="0" w:color="auto"/>
              <w:bottom w:val="single" w:sz="4" w:space="0" w:color="auto"/>
              <w:right w:val="single" w:sz="4" w:space="0" w:color="auto"/>
            </w:tcBorders>
            <w:hideMark/>
          </w:tcPr>
          <w:p w14:paraId="1A276238"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3EFBABC" w14:textId="77777777" w:rsidR="00276F55" w:rsidRPr="00276F55" w:rsidRDefault="00276F55" w:rsidP="00055A1D">
            <w:pPr>
              <w:pStyle w:val="Normalindentado2"/>
              <w:ind w:firstLine="708"/>
            </w:pPr>
            <w:r w:rsidRPr="00276F55">
              <w:t>Evaluación de racha alta</w:t>
            </w:r>
          </w:p>
        </w:tc>
      </w:tr>
      <w:tr w:rsidR="009B3F87" w:rsidRPr="00276F55" w14:paraId="0DDA7FF3" w14:textId="77777777">
        <w:tc>
          <w:tcPr>
            <w:tcW w:w="4320" w:type="dxa"/>
            <w:tcBorders>
              <w:top w:val="single" w:sz="4" w:space="0" w:color="auto"/>
              <w:left w:val="single" w:sz="4" w:space="0" w:color="auto"/>
              <w:bottom w:val="single" w:sz="4" w:space="0" w:color="auto"/>
              <w:right w:val="single" w:sz="4" w:space="0" w:color="auto"/>
            </w:tcBorders>
            <w:hideMark/>
          </w:tcPr>
          <w:p w14:paraId="5BB86DD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D59ECB3" w14:textId="77777777" w:rsidR="00276F55" w:rsidRPr="00276F55" w:rsidRDefault="00276F55" w:rsidP="00055A1D">
            <w:pPr>
              <w:pStyle w:val="Normalindentado2"/>
              <w:ind w:firstLine="708"/>
            </w:pPr>
            <w:r w:rsidRPr="00276F55">
              <w:t>Sistema de racha</w:t>
            </w:r>
          </w:p>
        </w:tc>
      </w:tr>
      <w:tr w:rsidR="009B3F87" w:rsidRPr="00276F55" w14:paraId="0C293664" w14:textId="77777777">
        <w:tc>
          <w:tcPr>
            <w:tcW w:w="4320" w:type="dxa"/>
            <w:tcBorders>
              <w:top w:val="single" w:sz="4" w:space="0" w:color="auto"/>
              <w:left w:val="single" w:sz="4" w:space="0" w:color="auto"/>
              <w:bottom w:val="single" w:sz="4" w:space="0" w:color="auto"/>
              <w:right w:val="single" w:sz="4" w:space="0" w:color="auto"/>
            </w:tcBorders>
            <w:hideMark/>
          </w:tcPr>
          <w:p w14:paraId="126B367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6162F81" w14:textId="77777777" w:rsidR="00276F55" w:rsidRPr="00276F55" w:rsidRDefault="00276F55" w:rsidP="00055A1D">
            <w:pPr>
              <w:pStyle w:val="Normalindentado2"/>
              <w:ind w:firstLine="708"/>
            </w:pPr>
            <w:r w:rsidRPr="00276F55">
              <w:t>Alta</w:t>
            </w:r>
          </w:p>
        </w:tc>
      </w:tr>
      <w:tr w:rsidR="009B3F87" w:rsidRPr="00276F55" w14:paraId="73A8D57F" w14:textId="77777777">
        <w:tc>
          <w:tcPr>
            <w:tcW w:w="4320" w:type="dxa"/>
            <w:tcBorders>
              <w:top w:val="single" w:sz="4" w:space="0" w:color="auto"/>
              <w:left w:val="single" w:sz="4" w:space="0" w:color="auto"/>
              <w:bottom w:val="single" w:sz="4" w:space="0" w:color="auto"/>
              <w:right w:val="single" w:sz="4" w:space="0" w:color="auto"/>
            </w:tcBorders>
            <w:hideMark/>
          </w:tcPr>
          <w:p w14:paraId="24185B98"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57E91B6"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5A835B80" w14:textId="77777777">
        <w:tc>
          <w:tcPr>
            <w:tcW w:w="4320" w:type="dxa"/>
            <w:tcBorders>
              <w:top w:val="single" w:sz="4" w:space="0" w:color="auto"/>
              <w:left w:val="single" w:sz="4" w:space="0" w:color="auto"/>
              <w:bottom w:val="single" w:sz="4" w:space="0" w:color="auto"/>
              <w:right w:val="single" w:sz="4" w:space="0" w:color="auto"/>
            </w:tcBorders>
            <w:hideMark/>
          </w:tcPr>
          <w:p w14:paraId="2F1355EF"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3D481C7"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245CADC8" w14:textId="77777777">
        <w:tc>
          <w:tcPr>
            <w:tcW w:w="4320" w:type="dxa"/>
            <w:tcBorders>
              <w:top w:val="single" w:sz="4" w:space="0" w:color="auto"/>
              <w:left w:val="single" w:sz="4" w:space="0" w:color="auto"/>
              <w:bottom w:val="single" w:sz="4" w:space="0" w:color="auto"/>
              <w:right w:val="single" w:sz="4" w:space="0" w:color="auto"/>
            </w:tcBorders>
            <w:hideMark/>
          </w:tcPr>
          <w:p w14:paraId="7C5A1DC8"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8356B28" w14:textId="77777777" w:rsidR="00276F55" w:rsidRPr="00276F55" w:rsidRDefault="00276F55" w:rsidP="00055A1D">
            <w:pPr>
              <w:pStyle w:val="Normalindentado2"/>
              <w:ind w:firstLine="708"/>
            </w:pPr>
            <w:r w:rsidRPr="00276F55">
              <w:t>Racha actualizada y reflejada en la interfaz.</w:t>
            </w:r>
          </w:p>
        </w:tc>
      </w:tr>
    </w:tbl>
    <w:p w14:paraId="128399BE" w14:textId="77777777" w:rsidR="00276F55" w:rsidRPr="00276F55" w:rsidRDefault="00276F55" w:rsidP="00055A1D">
      <w:pPr>
        <w:pStyle w:val="Normalindentado2"/>
        <w:ind w:firstLine="708"/>
        <w:rPr>
          <w:lang w:val="en-US"/>
        </w:rPr>
      </w:pPr>
    </w:p>
    <w:p w14:paraId="5DADB775" w14:textId="77777777" w:rsidR="00276F55" w:rsidRPr="00276F55" w:rsidRDefault="00276F55" w:rsidP="00B74ADD">
      <w:pPr>
        <w:pStyle w:val="Normalindentado2"/>
        <w:ind w:left="1276"/>
        <w:rPr>
          <w:b/>
          <w:bCs/>
          <w:iCs/>
        </w:rPr>
      </w:pPr>
      <w:r w:rsidRPr="00276F55">
        <w:rPr>
          <w:b/>
          <w:bCs/>
          <w:iCs/>
        </w:rPr>
        <w:t>RF10 – Visualización de racha</w:t>
      </w:r>
    </w:p>
    <w:p w14:paraId="6C63EE80" w14:textId="77777777" w:rsidR="00276F55" w:rsidRPr="00276F55" w:rsidRDefault="00276F55" w:rsidP="00055A1D">
      <w:pPr>
        <w:pStyle w:val="Normalindentado2"/>
        <w:ind w:firstLine="708"/>
      </w:pPr>
      <w:r w:rsidRPr="00276F55">
        <w:rPr>
          <w:b/>
        </w:rPr>
        <w:t xml:space="preserve">Descripción: </w:t>
      </w:r>
      <w:r w:rsidRPr="00276F55">
        <w:t>Se muestra la racha actual al usuario dentro de la interfaz.</w:t>
      </w:r>
    </w:p>
    <w:tbl>
      <w:tblPr>
        <w:tblStyle w:val="Tablaconcuadrcula"/>
        <w:tblW w:w="0" w:type="auto"/>
        <w:tblLook w:val="04A0" w:firstRow="1" w:lastRow="0" w:firstColumn="1" w:lastColumn="0" w:noHBand="0" w:noVBand="1"/>
      </w:tblPr>
      <w:tblGrid>
        <w:gridCol w:w="4240"/>
        <w:gridCol w:w="4254"/>
      </w:tblGrid>
      <w:tr w:rsidR="009B3F87" w:rsidRPr="00276F55" w14:paraId="7BDBEC9F" w14:textId="77777777">
        <w:tc>
          <w:tcPr>
            <w:tcW w:w="4320" w:type="dxa"/>
            <w:tcBorders>
              <w:top w:val="single" w:sz="4" w:space="0" w:color="auto"/>
              <w:left w:val="single" w:sz="4" w:space="0" w:color="auto"/>
              <w:bottom w:val="single" w:sz="4" w:space="0" w:color="auto"/>
              <w:right w:val="single" w:sz="4" w:space="0" w:color="auto"/>
            </w:tcBorders>
            <w:hideMark/>
          </w:tcPr>
          <w:p w14:paraId="50C18D06"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C4C0802" w14:textId="77777777" w:rsidR="00276F55" w:rsidRPr="00276F55" w:rsidRDefault="00276F55" w:rsidP="00055A1D">
            <w:pPr>
              <w:pStyle w:val="Normalindentado2"/>
              <w:ind w:firstLine="708"/>
            </w:pPr>
            <w:r w:rsidRPr="00276F55">
              <w:t>RF10</w:t>
            </w:r>
          </w:p>
        </w:tc>
      </w:tr>
      <w:tr w:rsidR="009B3F87" w:rsidRPr="00276F55" w14:paraId="2456C074" w14:textId="77777777">
        <w:tc>
          <w:tcPr>
            <w:tcW w:w="4320" w:type="dxa"/>
            <w:tcBorders>
              <w:top w:val="single" w:sz="4" w:space="0" w:color="auto"/>
              <w:left w:val="single" w:sz="4" w:space="0" w:color="auto"/>
              <w:bottom w:val="single" w:sz="4" w:space="0" w:color="auto"/>
              <w:right w:val="single" w:sz="4" w:space="0" w:color="auto"/>
            </w:tcBorders>
            <w:hideMark/>
          </w:tcPr>
          <w:p w14:paraId="3F117CEF"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CF2A954" w14:textId="77777777" w:rsidR="00276F55" w:rsidRPr="00276F55" w:rsidRDefault="00276F55" w:rsidP="00055A1D">
            <w:pPr>
              <w:pStyle w:val="Normalindentado2"/>
              <w:ind w:firstLine="708"/>
            </w:pPr>
            <w:r w:rsidRPr="00276F55">
              <w:t>Visualización de racha</w:t>
            </w:r>
          </w:p>
        </w:tc>
      </w:tr>
      <w:tr w:rsidR="009B3F87" w:rsidRPr="00276F55" w14:paraId="686415CE" w14:textId="77777777">
        <w:tc>
          <w:tcPr>
            <w:tcW w:w="4320" w:type="dxa"/>
            <w:tcBorders>
              <w:top w:val="single" w:sz="4" w:space="0" w:color="auto"/>
              <w:left w:val="single" w:sz="4" w:space="0" w:color="auto"/>
              <w:bottom w:val="single" w:sz="4" w:space="0" w:color="auto"/>
              <w:right w:val="single" w:sz="4" w:space="0" w:color="auto"/>
            </w:tcBorders>
            <w:hideMark/>
          </w:tcPr>
          <w:p w14:paraId="2F21D9D0"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0ADD8D4" w14:textId="77777777" w:rsidR="00276F55" w:rsidRPr="00276F55" w:rsidRDefault="00276F55" w:rsidP="00055A1D">
            <w:pPr>
              <w:pStyle w:val="Normalindentado2"/>
              <w:ind w:firstLine="708"/>
            </w:pPr>
            <w:r w:rsidRPr="00276F55">
              <w:t>Sistema de racha</w:t>
            </w:r>
          </w:p>
        </w:tc>
      </w:tr>
      <w:tr w:rsidR="009B3F87" w:rsidRPr="00276F55" w14:paraId="7E516309" w14:textId="77777777">
        <w:tc>
          <w:tcPr>
            <w:tcW w:w="4320" w:type="dxa"/>
            <w:tcBorders>
              <w:top w:val="single" w:sz="4" w:space="0" w:color="auto"/>
              <w:left w:val="single" w:sz="4" w:space="0" w:color="auto"/>
              <w:bottom w:val="single" w:sz="4" w:space="0" w:color="auto"/>
              <w:right w:val="single" w:sz="4" w:space="0" w:color="auto"/>
            </w:tcBorders>
            <w:hideMark/>
          </w:tcPr>
          <w:p w14:paraId="62A5630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DD5635A" w14:textId="77777777" w:rsidR="00276F55" w:rsidRPr="00276F55" w:rsidRDefault="00276F55" w:rsidP="00055A1D">
            <w:pPr>
              <w:pStyle w:val="Normalindentado2"/>
              <w:ind w:firstLine="708"/>
            </w:pPr>
            <w:r w:rsidRPr="00276F55">
              <w:t>Alta</w:t>
            </w:r>
          </w:p>
        </w:tc>
      </w:tr>
      <w:tr w:rsidR="009B3F87" w:rsidRPr="00276F55" w14:paraId="355F651F" w14:textId="77777777">
        <w:tc>
          <w:tcPr>
            <w:tcW w:w="4320" w:type="dxa"/>
            <w:tcBorders>
              <w:top w:val="single" w:sz="4" w:space="0" w:color="auto"/>
              <w:left w:val="single" w:sz="4" w:space="0" w:color="auto"/>
              <w:bottom w:val="single" w:sz="4" w:space="0" w:color="auto"/>
              <w:right w:val="single" w:sz="4" w:space="0" w:color="auto"/>
            </w:tcBorders>
            <w:hideMark/>
          </w:tcPr>
          <w:p w14:paraId="13514D7A"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11608E1" w14:textId="77777777" w:rsidR="00276F55" w:rsidRPr="00276F55" w:rsidRDefault="00276F55" w:rsidP="00055A1D">
            <w:pPr>
              <w:pStyle w:val="Normalindentado2"/>
              <w:ind w:firstLine="708"/>
            </w:pPr>
            <w:r w:rsidRPr="00276F55">
              <w:t>Fecha actual, fecha previa registrada y valor de racha.</w:t>
            </w:r>
          </w:p>
        </w:tc>
      </w:tr>
      <w:tr w:rsidR="009B3F87" w:rsidRPr="00276F55" w14:paraId="18A0B423" w14:textId="77777777">
        <w:tc>
          <w:tcPr>
            <w:tcW w:w="4320" w:type="dxa"/>
            <w:tcBorders>
              <w:top w:val="single" w:sz="4" w:space="0" w:color="auto"/>
              <w:left w:val="single" w:sz="4" w:space="0" w:color="auto"/>
              <w:bottom w:val="single" w:sz="4" w:space="0" w:color="auto"/>
              <w:right w:val="single" w:sz="4" w:space="0" w:color="auto"/>
            </w:tcBorders>
            <w:hideMark/>
          </w:tcPr>
          <w:p w14:paraId="27B737BF"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3AE259ED" w14:textId="77777777" w:rsidR="00276F55" w:rsidRPr="00276F55" w:rsidRDefault="00276F55" w:rsidP="00055A1D">
            <w:pPr>
              <w:pStyle w:val="Normalindentado2"/>
              <w:ind w:firstLine="708"/>
            </w:pPr>
            <w:r w:rsidRPr="00276F55">
              <w:t>El sistema aplica las reglas temporales definidas para calcular, conservar o reiniciar la racha del usuario.</w:t>
            </w:r>
          </w:p>
        </w:tc>
      </w:tr>
      <w:tr w:rsidR="009B3F87" w:rsidRPr="00276F55" w14:paraId="4DB13D88" w14:textId="77777777">
        <w:tc>
          <w:tcPr>
            <w:tcW w:w="4320" w:type="dxa"/>
            <w:tcBorders>
              <w:top w:val="single" w:sz="4" w:space="0" w:color="auto"/>
              <w:left w:val="single" w:sz="4" w:space="0" w:color="auto"/>
              <w:bottom w:val="single" w:sz="4" w:space="0" w:color="auto"/>
              <w:right w:val="single" w:sz="4" w:space="0" w:color="auto"/>
            </w:tcBorders>
            <w:hideMark/>
          </w:tcPr>
          <w:p w14:paraId="682B70C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6592D98F" w14:textId="77777777" w:rsidR="00276F55" w:rsidRPr="00276F55" w:rsidRDefault="00276F55" w:rsidP="00055A1D">
            <w:pPr>
              <w:pStyle w:val="Normalindentado2"/>
              <w:ind w:firstLine="708"/>
            </w:pPr>
            <w:r w:rsidRPr="00276F55">
              <w:t>Racha actualizada y reflejada en la interfaz.</w:t>
            </w:r>
          </w:p>
        </w:tc>
      </w:tr>
    </w:tbl>
    <w:p w14:paraId="23926A8B" w14:textId="77777777" w:rsidR="00276F55" w:rsidRPr="00276F55" w:rsidRDefault="00276F55" w:rsidP="00055A1D">
      <w:pPr>
        <w:pStyle w:val="Normalindentado2"/>
        <w:ind w:firstLine="708"/>
        <w:rPr>
          <w:lang w:val="en-US"/>
        </w:rPr>
      </w:pPr>
    </w:p>
    <w:p w14:paraId="430E0BB2" w14:textId="77777777" w:rsidR="00276F55" w:rsidRPr="00276F55" w:rsidRDefault="00276F55" w:rsidP="00B74ADD">
      <w:pPr>
        <w:pStyle w:val="Normalindentado2"/>
        <w:ind w:left="1996"/>
        <w:rPr>
          <w:b/>
          <w:bCs/>
          <w:iCs/>
        </w:rPr>
      </w:pPr>
      <w:r w:rsidRPr="00276F55">
        <w:rPr>
          <w:b/>
          <w:bCs/>
          <w:iCs/>
        </w:rPr>
        <w:t>RF11 – Visualización de mascota</w:t>
      </w:r>
    </w:p>
    <w:p w14:paraId="0CE38428" w14:textId="77777777" w:rsidR="00276F55" w:rsidRPr="00276F55" w:rsidRDefault="00276F55" w:rsidP="00055A1D">
      <w:pPr>
        <w:pStyle w:val="Normalindentado2"/>
        <w:ind w:firstLine="708"/>
      </w:pPr>
      <w:r w:rsidRPr="00276F55">
        <w:rPr>
          <w:b/>
        </w:rPr>
        <w:t xml:space="preserve">Descripción: </w:t>
      </w:r>
      <w:r w:rsidRPr="00276F55">
        <w:t>El sistema presenta una mascota virtual como elemento central de interacción.</w:t>
      </w:r>
    </w:p>
    <w:tbl>
      <w:tblPr>
        <w:tblStyle w:val="Tablaconcuadrcula"/>
        <w:tblW w:w="0" w:type="auto"/>
        <w:tblLook w:val="04A0" w:firstRow="1" w:lastRow="0" w:firstColumn="1" w:lastColumn="0" w:noHBand="0" w:noVBand="1"/>
      </w:tblPr>
      <w:tblGrid>
        <w:gridCol w:w="4240"/>
        <w:gridCol w:w="4254"/>
      </w:tblGrid>
      <w:tr w:rsidR="009B3F87" w:rsidRPr="00276F55" w14:paraId="30E0FB79" w14:textId="77777777">
        <w:tc>
          <w:tcPr>
            <w:tcW w:w="4320" w:type="dxa"/>
            <w:tcBorders>
              <w:top w:val="single" w:sz="4" w:space="0" w:color="auto"/>
              <w:left w:val="single" w:sz="4" w:space="0" w:color="auto"/>
              <w:bottom w:val="single" w:sz="4" w:space="0" w:color="auto"/>
              <w:right w:val="single" w:sz="4" w:space="0" w:color="auto"/>
            </w:tcBorders>
            <w:hideMark/>
          </w:tcPr>
          <w:p w14:paraId="0F51B9D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D542A20" w14:textId="77777777" w:rsidR="00276F55" w:rsidRPr="00276F55" w:rsidRDefault="00276F55" w:rsidP="00055A1D">
            <w:pPr>
              <w:pStyle w:val="Normalindentado2"/>
              <w:ind w:firstLine="708"/>
            </w:pPr>
            <w:r w:rsidRPr="00276F55">
              <w:t>RF11</w:t>
            </w:r>
          </w:p>
        </w:tc>
      </w:tr>
      <w:tr w:rsidR="009B3F87" w:rsidRPr="00276F55" w14:paraId="4B135F10" w14:textId="77777777">
        <w:tc>
          <w:tcPr>
            <w:tcW w:w="4320" w:type="dxa"/>
            <w:tcBorders>
              <w:top w:val="single" w:sz="4" w:space="0" w:color="auto"/>
              <w:left w:val="single" w:sz="4" w:space="0" w:color="auto"/>
              <w:bottom w:val="single" w:sz="4" w:space="0" w:color="auto"/>
              <w:right w:val="single" w:sz="4" w:space="0" w:color="auto"/>
            </w:tcBorders>
            <w:hideMark/>
          </w:tcPr>
          <w:p w14:paraId="421C0F5F"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986951D" w14:textId="77777777" w:rsidR="00276F55" w:rsidRPr="00276F55" w:rsidRDefault="00276F55" w:rsidP="00055A1D">
            <w:pPr>
              <w:pStyle w:val="Normalindentado2"/>
              <w:ind w:firstLine="708"/>
            </w:pPr>
            <w:r w:rsidRPr="00276F55">
              <w:t>Visualización de mascota</w:t>
            </w:r>
          </w:p>
        </w:tc>
      </w:tr>
      <w:tr w:rsidR="009B3F87" w:rsidRPr="00276F55" w14:paraId="2151BC1C" w14:textId="77777777">
        <w:tc>
          <w:tcPr>
            <w:tcW w:w="4320" w:type="dxa"/>
            <w:tcBorders>
              <w:top w:val="single" w:sz="4" w:space="0" w:color="auto"/>
              <w:left w:val="single" w:sz="4" w:space="0" w:color="auto"/>
              <w:bottom w:val="single" w:sz="4" w:space="0" w:color="auto"/>
              <w:right w:val="single" w:sz="4" w:space="0" w:color="auto"/>
            </w:tcBorders>
            <w:hideMark/>
          </w:tcPr>
          <w:p w14:paraId="4132C75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54176A31" w14:textId="77777777" w:rsidR="00276F55" w:rsidRPr="00276F55" w:rsidRDefault="00276F55" w:rsidP="00055A1D">
            <w:pPr>
              <w:pStyle w:val="Normalindentado2"/>
              <w:ind w:firstLine="708"/>
            </w:pPr>
            <w:r w:rsidRPr="00276F55">
              <w:t>Interfaz principal</w:t>
            </w:r>
          </w:p>
        </w:tc>
      </w:tr>
      <w:tr w:rsidR="009B3F87" w:rsidRPr="00276F55" w14:paraId="05F944B8" w14:textId="77777777">
        <w:tc>
          <w:tcPr>
            <w:tcW w:w="4320" w:type="dxa"/>
            <w:tcBorders>
              <w:top w:val="single" w:sz="4" w:space="0" w:color="auto"/>
              <w:left w:val="single" w:sz="4" w:space="0" w:color="auto"/>
              <w:bottom w:val="single" w:sz="4" w:space="0" w:color="auto"/>
              <w:right w:val="single" w:sz="4" w:space="0" w:color="auto"/>
            </w:tcBorders>
            <w:hideMark/>
          </w:tcPr>
          <w:p w14:paraId="57AA3DA3"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90B6A49" w14:textId="77777777" w:rsidR="00276F55" w:rsidRPr="00276F55" w:rsidRDefault="00276F55" w:rsidP="00055A1D">
            <w:pPr>
              <w:pStyle w:val="Normalindentado2"/>
              <w:ind w:firstLine="708"/>
            </w:pPr>
            <w:r w:rsidRPr="00276F55">
              <w:t>Alta</w:t>
            </w:r>
          </w:p>
        </w:tc>
      </w:tr>
      <w:tr w:rsidR="009B3F87" w:rsidRPr="00276F55" w14:paraId="271FA4B7" w14:textId="77777777">
        <w:tc>
          <w:tcPr>
            <w:tcW w:w="4320" w:type="dxa"/>
            <w:tcBorders>
              <w:top w:val="single" w:sz="4" w:space="0" w:color="auto"/>
              <w:left w:val="single" w:sz="4" w:space="0" w:color="auto"/>
              <w:bottom w:val="single" w:sz="4" w:space="0" w:color="auto"/>
              <w:right w:val="single" w:sz="4" w:space="0" w:color="auto"/>
            </w:tcBorders>
            <w:hideMark/>
          </w:tcPr>
          <w:p w14:paraId="46CE044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68873C42"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40BDAD7A" w14:textId="77777777">
        <w:tc>
          <w:tcPr>
            <w:tcW w:w="4320" w:type="dxa"/>
            <w:tcBorders>
              <w:top w:val="single" w:sz="4" w:space="0" w:color="auto"/>
              <w:left w:val="single" w:sz="4" w:space="0" w:color="auto"/>
              <w:bottom w:val="single" w:sz="4" w:space="0" w:color="auto"/>
              <w:right w:val="single" w:sz="4" w:space="0" w:color="auto"/>
            </w:tcBorders>
            <w:hideMark/>
          </w:tcPr>
          <w:p w14:paraId="03FEDA2C"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3048DB8"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5D8FC51B" w14:textId="77777777">
        <w:tc>
          <w:tcPr>
            <w:tcW w:w="4320" w:type="dxa"/>
            <w:tcBorders>
              <w:top w:val="single" w:sz="4" w:space="0" w:color="auto"/>
              <w:left w:val="single" w:sz="4" w:space="0" w:color="auto"/>
              <w:bottom w:val="single" w:sz="4" w:space="0" w:color="auto"/>
              <w:right w:val="single" w:sz="4" w:space="0" w:color="auto"/>
            </w:tcBorders>
            <w:hideMark/>
          </w:tcPr>
          <w:p w14:paraId="47B4EEC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339DAE9" w14:textId="77777777" w:rsidR="00276F55" w:rsidRPr="00276F55" w:rsidRDefault="00276F55" w:rsidP="00055A1D">
            <w:pPr>
              <w:pStyle w:val="Normalindentado2"/>
              <w:ind w:firstLine="708"/>
            </w:pPr>
            <w:r w:rsidRPr="00276F55">
              <w:t>Interfaz actualizada con los elementos correspondientes.</w:t>
            </w:r>
          </w:p>
        </w:tc>
      </w:tr>
    </w:tbl>
    <w:p w14:paraId="6F8979F2" w14:textId="77777777" w:rsidR="00276F55" w:rsidRPr="00276F55" w:rsidRDefault="00276F55" w:rsidP="00055A1D">
      <w:pPr>
        <w:pStyle w:val="Normalindentado2"/>
        <w:ind w:firstLine="708"/>
        <w:rPr>
          <w:lang w:val="en-US"/>
        </w:rPr>
      </w:pPr>
    </w:p>
    <w:p w14:paraId="0818214B" w14:textId="77777777" w:rsidR="00276F55" w:rsidRPr="00276F55" w:rsidRDefault="00276F55" w:rsidP="00B74ADD">
      <w:pPr>
        <w:pStyle w:val="Normalindentado2"/>
        <w:ind w:left="1996"/>
        <w:rPr>
          <w:b/>
          <w:bCs/>
          <w:iCs/>
        </w:rPr>
      </w:pPr>
      <w:r w:rsidRPr="00276F55">
        <w:rPr>
          <w:b/>
          <w:bCs/>
          <w:iCs/>
        </w:rPr>
        <w:t>RF12 – Estado de la mascota</w:t>
      </w:r>
    </w:p>
    <w:p w14:paraId="20C1EEC6" w14:textId="77777777" w:rsidR="00276F55" w:rsidRPr="00276F55" w:rsidRDefault="00276F55" w:rsidP="00055A1D">
      <w:pPr>
        <w:pStyle w:val="Normalindentado2"/>
        <w:ind w:firstLine="708"/>
      </w:pPr>
      <w:r w:rsidRPr="00276F55">
        <w:rPr>
          <w:b/>
        </w:rPr>
        <w:t xml:space="preserve">Descripción: </w:t>
      </w:r>
      <w:r w:rsidRPr="00276F55">
        <w:t>La mascota refleja visualmente el estado del usuario, por ejemplo, según su racha o actividad.</w:t>
      </w:r>
    </w:p>
    <w:tbl>
      <w:tblPr>
        <w:tblStyle w:val="Tablaconcuadrcula"/>
        <w:tblW w:w="0" w:type="auto"/>
        <w:tblLook w:val="04A0" w:firstRow="1" w:lastRow="0" w:firstColumn="1" w:lastColumn="0" w:noHBand="0" w:noVBand="1"/>
      </w:tblPr>
      <w:tblGrid>
        <w:gridCol w:w="4245"/>
        <w:gridCol w:w="4249"/>
      </w:tblGrid>
      <w:tr w:rsidR="009B3F87" w:rsidRPr="00276F55" w14:paraId="4556CB0D" w14:textId="77777777">
        <w:tc>
          <w:tcPr>
            <w:tcW w:w="4320" w:type="dxa"/>
            <w:tcBorders>
              <w:top w:val="single" w:sz="4" w:space="0" w:color="auto"/>
              <w:left w:val="single" w:sz="4" w:space="0" w:color="auto"/>
              <w:bottom w:val="single" w:sz="4" w:space="0" w:color="auto"/>
              <w:right w:val="single" w:sz="4" w:space="0" w:color="auto"/>
            </w:tcBorders>
            <w:hideMark/>
          </w:tcPr>
          <w:p w14:paraId="4AF1E21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C7A9299" w14:textId="77777777" w:rsidR="00276F55" w:rsidRPr="00276F55" w:rsidRDefault="00276F55" w:rsidP="00055A1D">
            <w:pPr>
              <w:pStyle w:val="Normalindentado2"/>
              <w:ind w:firstLine="708"/>
            </w:pPr>
            <w:r w:rsidRPr="00276F55">
              <w:t>RF12</w:t>
            </w:r>
          </w:p>
        </w:tc>
      </w:tr>
      <w:tr w:rsidR="009B3F87" w:rsidRPr="00276F55" w14:paraId="1829117A" w14:textId="77777777">
        <w:tc>
          <w:tcPr>
            <w:tcW w:w="4320" w:type="dxa"/>
            <w:tcBorders>
              <w:top w:val="single" w:sz="4" w:space="0" w:color="auto"/>
              <w:left w:val="single" w:sz="4" w:space="0" w:color="auto"/>
              <w:bottom w:val="single" w:sz="4" w:space="0" w:color="auto"/>
              <w:right w:val="single" w:sz="4" w:space="0" w:color="auto"/>
            </w:tcBorders>
            <w:hideMark/>
          </w:tcPr>
          <w:p w14:paraId="2DB898E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DCE8DF7" w14:textId="77777777" w:rsidR="00276F55" w:rsidRPr="00276F55" w:rsidRDefault="00276F55" w:rsidP="00055A1D">
            <w:pPr>
              <w:pStyle w:val="Normalindentado2"/>
              <w:ind w:firstLine="708"/>
            </w:pPr>
            <w:r w:rsidRPr="00276F55">
              <w:t>Estado de la mascota</w:t>
            </w:r>
          </w:p>
        </w:tc>
      </w:tr>
      <w:tr w:rsidR="009B3F87" w:rsidRPr="00276F55" w14:paraId="7AAD6EBC" w14:textId="77777777">
        <w:tc>
          <w:tcPr>
            <w:tcW w:w="4320" w:type="dxa"/>
            <w:tcBorders>
              <w:top w:val="single" w:sz="4" w:space="0" w:color="auto"/>
              <w:left w:val="single" w:sz="4" w:space="0" w:color="auto"/>
              <w:bottom w:val="single" w:sz="4" w:space="0" w:color="auto"/>
              <w:right w:val="single" w:sz="4" w:space="0" w:color="auto"/>
            </w:tcBorders>
            <w:hideMark/>
          </w:tcPr>
          <w:p w14:paraId="7A903980"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FAEEF2" w14:textId="77777777" w:rsidR="00276F55" w:rsidRPr="00276F55" w:rsidRDefault="00276F55" w:rsidP="00055A1D">
            <w:pPr>
              <w:pStyle w:val="Normalindentado2"/>
              <w:ind w:firstLine="708"/>
            </w:pPr>
            <w:r w:rsidRPr="00276F55">
              <w:t>Interfaz principal</w:t>
            </w:r>
          </w:p>
        </w:tc>
      </w:tr>
      <w:tr w:rsidR="009B3F87" w:rsidRPr="00276F55" w14:paraId="4DD02234" w14:textId="77777777">
        <w:tc>
          <w:tcPr>
            <w:tcW w:w="4320" w:type="dxa"/>
            <w:tcBorders>
              <w:top w:val="single" w:sz="4" w:space="0" w:color="auto"/>
              <w:left w:val="single" w:sz="4" w:space="0" w:color="auto"/>
              <w:bottom w:val="single" w:sz="4" w:space="0" w:color="auto"/>
              <w:right w:val="single" w:sz="4" w:space="0" w:color="auto"/>
            </w:tcBorders>
            <w:hideMark/>
          </w:tcPr>
          <w:p w14:paraId="6A7E24AB"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451B66D" w14:textId="77777777" w:rsidR="00276F55" w:rsidRPr="00276F55" w:rsidRDefault="00276F55" w:rsidP="00055A1D">
            <w:pPr>
              <w:pStyle w:val="Normalindentado2"/>
              <w:ind w:firstLine="708"/>
            </w:pPr>
            <w:r w:rsidRPr="00276F55">
              <w:t>Alta</w:t>
            </w:r>
          </w:p>
        </w:tc>
      </w:tr>
      <w:tr w:rsidR="009B3F87" w:rsidRPr="00276F55" w14:paraId="3C0D79CB" w14:textId="77777777">
        <w:tc>
          <w:tcPr>
            <w:tcW w:w="4320" w:type="dxa"/>
            <w:tcBorders>
              <w:top w:val="single" w:sz="4" w:space="0" w:color="auto"/>
              <w:left w:val="single" w:sz="4" w:space="0" w:color="auto"/>
              <w:bottom w:val="single" w:sz="4" w:space="0" w:color="auto"/>
              <w:right w:val="single" w:sz="4" w:space="0" w:color="auto"/>
            </w:tcBorders>
            <w:hideMark/>
          </w:tcPr>
          <w:p w14:paraId="44BCFDFB"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1685EE7"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15807F24" w14:textId="77777777">
        <w:tc>
          <w:tcPr>
            <w:tcW w:w="4320" w:type="dxa"/>
            <w:tcBorders>
              <w:top w:val="single" w:sz="4" w:space="0" w:color="auto"/>
              <w:left w:val="single" w:sz="4" w:space="0" w:color="auto"/>
              <w:bottom w:val="single" w:sz="4" w:space="0" w:color="auto"/>
              <w:right w:val="single" w:sz="4" w:space="0" w:color="auto"/>
            </w:tcBorders>
            <w:hideMark/>
          </w:tcPr>
          <w:p w14:paraId="6C062B39"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43B518AD"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63831654" w14:textId="77777777">
        <w:tc>
          <w:tcPr>
            <w:tcW w:w="4320" w:type="dxa"/>
            <w:tcBorders>
              <w:top w:val="single" w:sz="4" w:space="0" w:color="auto"/>
              <w:left w:val="single" w:sz="4" w:space="0" w:color="auto"/>
              <w:bottom w:val="single" w:sz="4" w:space="0" w:color="auto"/>
              <w:right w:val="single" w:sz="4" w:space="0" w:color="auto"/>
            </w:tcBorders>
            <w:hideMark/>
          </w:tcPr>
          <w:p w14:paraId="7D9A36D4"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0367068" w14:textId="77777777" w:rsidR="00276F55" w:rsidRPr="00276F55" w:rsidRDefault="00276F55" w:rsidP="00055A1D">
            <w:pPr>
              <w:pStyle w:val="Normalindentado2"/>
              <w:ind w:firstLine="708"/>
            </w:pPr>
            <w:r w:rsidRPr="00276F55">
              <w:t>Interfaz actualizada con los elementos correspondientes.</w:t>
            </w:r>
          </w:p>
        </w:tc>
      </w:tr>
    </w:tbl>
    <w:p w14:paraId="36FC7879" w14:textId="77777777" w:rsidR="00276F55" w:rsidRPr="00276F55" w:rsidRDefault="00276F55" w:rsidP="00055A1D">
      <w:pPr>
        <w:pStyle w:val="Normalindentado2"/>
        <w:ind w:firstLine="708"/>
        <w:rPr>
          <w:lang w:val="en-US"/>
        </w:rPr>
      </w:pPr>
    </w:p>
    <w:p w14:paraId="0EA67946" w14:textId="77777777" w:rsidR="00276F55" w:rsidRPr="00276F55" w:rsidRDefault="00276F55" w:rsidP="00B74ADD">
      <w:pPr>
        <w:pStyle w:val="Normalindentado2"/>
        <w:ind w:left="1996"/>
        <w:rPr>
          <w:b/>
          <w:bCs/>
          <w:iCs/>
        </w:rPr>
      </w:pPr>
      <w:r w:rsidRPr="00276F55">
        <w:rPr>
          <w:b/>
          <w:bCs/>
          <w:iCs/>
        </w:rPr>
        <w:t>RF13 – Visualización del chat</w:t>
      </w:r>
    </w:p>
    <w:p w14:paraId="23873891" w14:textId="77777777" w:rsidR="00276F55" w:rsidRPr="00276F55" w:rsidRDefault="00276F55" w:rsidP="00055A1D">
      <w:pPr>
        <w:pStyle w:val="Normalindentado2"/>
        <w:ind w:firstLine="708"/>
      </w:pPr>
      <w:r w:rsidRPr="00276F55">
        <w:rPr>
          <w:b/>
        </w:rPr>
        <w:t xml:space="preserve">Descripción: </w:t>
      </w:r>
      <w:r w:rsidRPr="00276F55">
        <w:t>Se habilita un espacio de comunicación interactiva entre el usuario y el sistema.</w:t>
      </w:r>
    </w:p>
    <w:tbl>
      <w:tblPr>
        <w:tblStyle w:val="Tablaconcuadrcula"/>
        <w:tblW w:w="0" w:type="auto"/>
        <w:tblLook w:val="04A0" w:firstRow="1" w:lastRow="0" w:firstColumn="1" w:lastColumn="0" w:noHBand="0" w:noVBand="1"/>
      </w:tblPr>
      <w:tblGrid>
        <w:gridCol w:w="4240"/>
        <w:gridCol w:w="4254"/>
      </w:tblGrid>
      <w:tr w:rsidR="009B3F87" w:rsidRPr="00276F55" w14:paraId="70E03B9E" w14:textId="77777777">
        <w:tc>
          <w:tcPr>
            <w:tcW w:w="4320" w:type="dxa"/>
            <w:tcBorders>
              <w:top w:val="single" w:sz="4" w:space="0" w:color="auto"/>
              <w:left w:val="single" w:sz="4" w:space="0" w:color="auto"/>
              <w:bottom w:val="single" w:sz="4" w:space="0" w:color="auto"/>
              <w:right w:val="single" w:sz="4" w:space="0" w:color="auto"/>
            </w:tcBorders>
            <w:hideMark/>
          </w:tcPr>
          <w:p w14:paraId="1591C6C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8296CF" w14:textId="77777777" w:rsidR="00276F55" w:rsidRPr="00276F55" w:rsidRDefault="00276F55" w:rsidP="00055A1D">
            <w:pPr>
              <w:pStyle w:val="Normalindentado2"/>
              <w:ind w:firstLine="708"/>
            </w:pPr>
            <w:r w:rsidRPr="00276F55">
              <w:t>RF13</w:t>
            </w:r>
          </w:p>
        </w:tc>
      </w:tr>
      <w:tr w:rsidR="009B3F87" w:rsidRPr="00276F55" w14:paraId="3B89225D" w14:textId="77777777">
        <w:tc>
          <w:tcPr>
            <w:tcW w:w="4320" w:type="dxa"/>
            <w:tcBorders>
              <w:top w:val="single" w:sz="4" w:space="0" w:color="auto"/>
              <w:left w:val="single" w:sz="4" w:space="0" w:color="auto"/>
              <w:bottom w:val="single" w:sz="4" w:space="0" w:color="auto"/>
              <w:right w:val="single" w:sz="4" w:space="0" w:color="auto"/>
            </w:tcBorders>
            <w:hideMark/>
          </w:tcPr>
          <w:p w14:paraId="655C13FB"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877807E" w14:textId="77777777" w:rsidR="00276F55" w:rsidRPr="00276F55" w:rsidRDefault="00276F55" w:rsidP="00055A1D">
            <w:pPr>
              <w:pStyle w:val="Normalindentado2"/>
              <w:ind w:firstLine="708"/>
            </w:pPr>
            <w:r w:rsidRPr="00276F55">
              <w:t>Visualización del chat</w:t>
            </w:r>
          </w:p>
        </w:tc>
      </w:tr>
      <w:tr w:rsidR="009B3F87" w:rsidRPr="00276F55" w14:paraId="5D5F7955" w14:textId="77777777">
        <w:tc>
          <w:tcPr>
            <w:tcW w:w="4320" w:type="dxa"/>
            <w:tcBorders>
              <w:top w:val="single" w:sz="4" w:space="0" w:color="auto"/>
              <w:left w:val="single" w:sz="4" w:space="0" w:color="auto"/>
              <w:bottom w:val="single" w:sz="4" w:space="0" w:color="auto"/>
              <w:right w:val="single" w:sz="4" w:space="0" w:color="auto"/>
            </w:tcBorders>
            <w:hideMark/>
          </w:tcPr>
          <w:p w14:paraId="16F8134B"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608DEFD" w14:textId="77777777" w:rsidR="00276F55" w:rsidRPr="00276F55" w:rsidRDefault="00276F55" w:rsidP="00055A1D">
            <w:pPr>
              <w:pStyle w:val="Normalindentado2"/>
              <w:ind w:firstLine="708"/>
            </w:pPr>
            <w:r w:rsidRPr="00276F55">
              <w:t>Interfaz principal</w:t>
            </w:r>
          </w:p>
        </w:tc>
      </w:tr>
      <w:tr w:rsidR="009B3F87" w:rsidRPr="00276F55" w14:paraId="0AE97687" w14:textId="77777777">
        <w:tc>
          <w:tcPr>
            <w:tcW w:w="4320" w:type="dxa"/>
            <w:tcBorders>
              <w:top w:val="single" w:sz="4" w:space="0" w:color="auto"/>
              <w:left w:val="single" w:sz="4" w:space="0" w:color="auto"/>
              <w:bottom w:val="single" w:sz="4" w:space="0" w:color="auto"/>
              <w:right w:val="single" w:sz="4" w:space="0" w:color="auto"/>
            </w:tcBorders>
            <w:hideMark/>
          </w:tcPr>
          <w:p w14:paraId="32BEA186"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6475DE1" w14:textId="77777777" w:rsidR="00276F55" w:rsidRPr="00276F55" w:rsidRDefault="00276F55" w:rsidP="00055A1D">
            <w:pPr>
              <w:pStyle w:val="Normalindentado2"/>
              <w:ind w:firstLine="708"/>
            </w:pPr>
            <w:r w:rsidRPr="00276F55">
              <w:t>Alta</w:t>
            </w:r>
          </w:p>
        </w:tc>
      </w:tr>
      <w:tr w:rsidR="009B3F87" w:rsidRPr="00276F55" w14:paraId="41AC7C1F" w14:textId="77777777">
        <w:tc>
          <w:tcPr>
            <w:tcW w:w="4320" w:type="dxa"/>
            <w:tcBorders>
              <w:top w:val="single" w:sz="4" w:space="0" w:color="auto"/>
              <w:left w:val="single" w:sz="4" w:space="0" w:color="auto"/>
              <w:bottom w:val="single" w:sz="4" w:space="0" w:color="auto"/>
              <w:right w:val="single" w:sz="4" w:space="0" w:color="auto"/>
            </w:tcBorders>
            <w:hideMark/>
          </w:tcPr>
          <w:p w14:paraId="3974E13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3F0384B"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2A551A50" w14:textId="77777777">
        <w:tc>
          <w:tcPr>
            <w:tcW w:w="4320" w:type="dxa"/>
            <w:tcBorders>
              <w:top w:val="single" w:sz="4" w:space="0" w:color="auto"/>
              <w:left w:val="single" w:sz="4" w:space="0" w:color="auto"/>
              <w:bottom w:val="single" w:sz="4" w:space="0" w:color="auto"/>
              <w:right w:val="single" w:sz="4" w:space="0" w:color="auto"/>
            </w:tcBorders>
            <w:hideMark/>
          </w:tcPr>
          <w:p w14:paraId="11229A2A"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780FC1F"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7301300C" w14:textId="77777777">
        <w:tc>
          <w:tcPr>
            <w:tcW w:w="4320" w:type="dxa"/>
            <w:tcBorders>
              <w:top w:val="single" w:sz="4" w:space="0" w:color="auto"/>
              <w:left w:val="single" w:sz="4" w:space="0" w:color="auto"/>
              <w:bottom w:val="single" w:sz="4" w:space="0" w:color="auto"/>
              <w:right w:val="single" w:sz="4" w:space="0" w:color="auto"/>
            </w:tcBorders>
            <w:hideMark/>
          </w:tcPr>
          <w:p w14:paraId="1DDF3C04"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80E2DD6" w14:textId="77777777" w:rsidR="00276F55" w:rsidRPr="00276F55" w:rsidRDefault="00276F55" w:rsidP="00055A1D">
            <w:pPr>
              <w:pStyle w:val="Normalindentado2"/>
              <w:ind w:firstLine="708"/>
            </w:pPr>
            <w:r w:rsidRPr="00276F55">
              <w:t>Interfaz actualizada con los elementos correspondientes.</w:t>
            </w:r>
          </w:p>
        </w:tc>
      </w:tr>
    </w:tbl>
    <w:p w14:paraId="0F9D3D3D" w14:textId="77777777" w:rsidR="00276F55" w:rsidRPr="00276F55" w:rsidRDefault="00276F55" w:rsidP="00055A1D">
      <w:pPr>
        <w:pStyle w:val="Normalindentado2"/>
        <w:ind w:firstLine="708"/>
        <w:rPr>
          <w:lang w:val="en-US"/>
        </w:rPr>
      </w:pPr>
    </w:p>
    <w:p w14:paraId="1E4310D3" w14:textId="77777777" w:rsidR="00276F55" w:rsidRPr="00276F55" w:rsidRDefault="00276F55" w:rsidP="00B74ADD">
      <w:pPr>
        <w:pStyle w:val="Normalindentado2"/>
        <w:ind w:left="1996"/>
        <w:rPr>
          <w:b/>
          <w:bCs/>
          <w:iCs/>
        </w:rPr>
      </w:pPr>
      <w:r w:rsidRPr="00276F55">
        <w:rPr>
          <w:b/>
          <w:bCs/>
          <w:iCs/>
        </w:rPr>
        <w:t>RF14 – Selección de acciones</w:t>
      </w:r>
    </w:p>
    <w:p w14:paraId="0DE922F5" w14:textId="77777777" w:rsidR="00276F55" w:rsidRPr="00276F55" w:rsidRDefault="00276F55" w:rsidP="00055A1D">
      <w:pPr>
        <w:pStyle w:val="Normalindentado2"/>
        <w:ind w:firstLine="708"/>
      </w:pPr>
      <w:r w:rsidRPr="00276F55">
        <w:rPr>
          <w:b/>
        </w:rPr>
        <w:t xml:space="preserve">Descripción: </w:t>
      </w:r>
      <w:r w:rsidRPr="00276F55">
        <w:t>El usuario puede elegir diferentes opciones dentro del sistema, como chat, quiz o interacción.</w:t>
      </w:r>
    </w:p>
    <w:tbl>
      <w:tblPr>
        <w:tblStyle w:val="Tablaconcuadrcula"/>
        <w:tblW w:w="0" w:type="auto"/>
        <w:tblLook w:val="04A0" w:firstRow="1" w:lastRow="0" w:firstColumn="1" w:lastColumn="0" w:noHBand="0" w:noVBand="1"/>
      </w:tblPr>
      <w:tblGrid>
        <w:gridCol w:w="4245"/>
        <w:gridCol w:w="4249"/>
      </w:tblGrid>
      <w:tr w:rsidR="009B3F87" w:rsidRPr="00276F55" w14:paraId="0FDF207A" w14:textId="77777777">
        <w:tc>
          <w:tcPr>
            <w:tcW w:w="4320" w:type="dxa"/>
            <w:tcBorders>
              <w:top w:val="single" w:sz="4" w:space="0" w:color="auto"/>
              <w:left w:val="single" w:sz="4" w:space="0" w:color="auto"/>
              <w:bottom w:val="single" w:sz="4" w:space="0" w:color="auto"/>
              <w:right w:val="single" w:sz="4" w:space="0" w:color="auto"/>
            </w:tcBorders>
            <w:hideMark/>
          </w:tcPr>
          <w:p w14:paraId="43EEBC3D"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8B84295" w14:textId="77777777" w:rsidR="00276F55" w:rsidRPr="00276F55" w:rsidRDefault="00276F55" w:rsidP="00055A1D">
            <w:pPr>
              <w:pStyle w:val="Normalindentado2"/>
              <w:ind w:firstLine="708"/>
            </w:pPr>
            <w:r w:rsidRPr="00276F55">
              <w:t>RF14</w:t>
            </w:r>
          </w:p>
        </w:tc>
      </w:tr>
      <w:tr w:rsidR="009B3F87" w:rsidRPr="00276F55" w14:paraId="445B6F3E" w14:textId="77777777">
        <w:tc>
          <w:tcPr>
            <w:tcW w:w="4320" w:type="dxa"/>
            <w:tcBorders>
              <w:top w:val="single" w:sz="4" w:space="0" w:color="auto"/>
              <w:left w:val="single" w:sz="4" w:space="0" w:color="auto"/>
              <w:bottom w:val="single" w:sz="4" w:space="0" w:color="auto"/>
              <w:right w:val="single" w:sz="4" w:space="0" w:color="auto"/>
            </w:tcBorders>
            <w:hideMark/>
          </w:tcPr>
          <w:p w14:paraId="7DEDB3B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313A987" w14:textId="77777777" w:rsidR="00276F55" w:rsidRPr="00276F55" w:rsidRDefault="00276F55" w:rsidP="00055A1D">
            <w:pPr>
              <w:pStyle w:val="Normalindentado2"/>
              <w:ind w:firstLine="708"/>
            </w:pPr>
            <w:r w:rsidRPr="00276F55">
              <w:t>Selección de acciones</w:t>
            </w:r>
          </w:p>
        </w:tc>
      </w:tr>
      <w:tr w:rsidR="009B3F87" w:rsidRPr="00276F55" w14:paraId="5C20B039" w14:textId="77777777">
        <w:tc>
          <w:tcPr>
            <w:tcW w:w="4320" w:type="dxa"/>
            <w:tcBorders>
              <w:top w:val="single" w:sz="4" w:space="0" w:color="auto"/>
              <w:left w:val="single" w:sz="4" w:space="0" w:color="auto"/>
              <w:bottom w:val="single" w:sz="4" w:space="0" w:color="auto"/>
              <w:right w:val="single" w:sz="4" w:space="0" w:color="auto"/>
            </w:tcBorders>
            <w:hideMark/>
          </w:tcPr>
          <w:p w14:paraId="02C77724"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39325CD9" w14:textId="77777777" w:rsidR="00276F55" w:rsidRPr="00276F55" w:rsidRDefault="00276F55" w:rsidP="00055A1D">
            <w:pPr>
              <w:pStyle w:val="Normalindentado2"/>
              <w:ind w:firstLine="708"/>
            </w:pPr>
            <w:r w:rsidRPr="00276F55">
              <w:t>Interfaz principal</w:t>
            </w:r>
          </w:p>
        </w:tc>
      </w:tr>
      <w:tr w:rsidR="009B3F87" w:rsidRPr="00276F55" w14:paraId="0F21F5E5" w14:textId="77777777">
        <w:tc>
          <w:tcPr>
            <w:tcW w:w="4320" w:type="dxa"/>
            <w:tcBorders>
              <w:top w:val="single" w:sz="4" w:space="0" w:color="auto"/>
              <w:left w:val="single" w:sz="4" w:space="0" w:color="auto"/>
              <w:bottom w:val="single" w:sz="4" w:space="0" w:color="auto"/>
              <w:right w:val="single" w:sz="4" w:space="0" w:color="auto"/>
            </w:tcBorders>
            <w:hideMark/>
          </w:tcPr>
          <w:p w14:paraId="6D155ECF"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7E31ED0" w14:textId="77777777" w:rsidR="00276F55" w:rsidRPr="00276F55" w:rsidRDefault="00276F55" w:rsidP="00055A1D">
            <w:pPr>
              <w:pStyle w:val="Normalindentado2"/>
              <w:ind w:firstLine="708"/>
            </w:pPr>
            <w:r w:rsidRPr="00276F55">
              <w:t>Alta</w:t>
            </w:r>
          </w:p>
        </w:tc>
      </w:tr>
      <w:tr w:rsidR="009B3F87" w:rsidRPr="00276F55" w14:paraId="49602900" w14:textId="77777777">
        <w:tc>
          <w:tcPr>
            <w:tcW w:w="4320" w:type="dxa"/>
            <w:tcBorders>
              <w:top w:val="single" w:sz="4" w:space="0" w:color="auto"/>
              <w:left w:val="single" w:sz="4" w:space="0" w:color="auto"/>
              <w:bottom w:val="single" w:sz="4" w:space="0" w:color="auto"/>
              <w:right w:val="single" w:sz="4" w:space="0" w:color="auto"/>
            </w:tcBorders>
            <w:hideMark/>
          </w:tcPr>
          <w:p w14:paraId="24E30DFC" w14:textId="77777777" w:rsidR="00276F55" w:rsidRPr="00276F55" w:rsidRDefault="00276F55" w:rsidP="00055A1D">
            <w:pPr>
              <w:pStyle w:val="Normalindentado2"/>
              <w:ind w:firstLine="708"/>
            </w:pPr>
            <w:r w:rsidRPr="00276F55">
              <w:lastRenderedPageBreak/>
              <w:t>Entrada</w:t>
            </w:r>
          </w:p>
        </w:tc>
        <w:tc>
          <w:tcPr>
            <w:tcW w:w="4320" w:type="dxa"/>
            <w:tcBorders>
              <w:top w:val="single" w:sz="4" w:space="0" w:color="auto"/>
              <w:left w:val="single" w:sz="4" w:space="0" w:color="auto"/>
              <w:bottom w:val="single" w:sz="4" w:space="0" w:color="auto"/>
              <w:right w:val="single" w:sz="4" w:space="0" w:color="auto"/>
            </w:tcBorders>
            <w:hideMark/>
          </w:tcPr>
          <w:p w14:paraId="359C5470" w14:textId="77777777" w:rsidR="00276F55" w:rsidRPr="00276F55" w:rsidRDefault="00276F55" w:rsidP="00055A1D">
            <w:pPr>
              <w:pStyle w:val="Normalindentado2"/>
              <w:ind w:firstLine="708"/>
            </w:pPr>
            <w:r w:rsidRPr="00276F55">
              <w:t>Estado del usuario y selección realizada en la interfaz.</w:t>
            </w:r>
          </w:p>
        </w:tc>
      </w:tr>
      <w:tr w:rsidR="009B3F87" w:rsidRPr="00276F55" w14:paraId="6542CAED" w14:textId="77777777">
        <w:tc>
          <w:tcPr>
            <w:tcW w:w="4320" w:type="dxa"/>
            <w:tcBorders>
              <w:top w:val="single" w:sz="4" w:space="0" w:color="auto"/>
              <w:left w:val="single" w:sz="4" w:space="0" w:color="auto"/>
              <w:bottom w:val="single" w:sz="4" w:space="0" w:color="auto"/>
              <w:right w:val="single" w:sz="4" w:space="0" w:color="auto"/>
            </w:tcBorders>
            <w:hideMark/>
          </w:tcPr>
          <w:p w14:paraId="0911B673"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07911E44" w14:textId="77777777" w:rsidR="00276F55" w:rsidRPr="00276F55" w:rsidRDefault="00276F55" w:rsidP="00055A1D">
            <w:pPr>
              <w:pStyle w:val="Normalindentado2"/>
              <w:ind w:firstLine="708"/>
            </w:pPr>
            <w:r w:rsidRPr="00276F55">
              <w:t>El sistema presenta los componentes principales y habilita la interacción con las funciones disponibles.</w:t>
            </w:r>
          </w:p>
        </w:tc>
      </w:tr>
      <w:tr w:rsidR="009B3F87" w:rsidRPr="00276F55" w14:paraId="6B544086" w14:textId="77777777">
        <w:tc>
          <w:tcPr>
            <w:tcW w:w="4320" w:type="dxa"/>
            <w:tcBorders>
              <w:top w:val="single" w:sz="4" w:space="0" w:color="auto"/>
              <w:left w:val="single" w:sz="4" w:space="0" w:color="auto"/>
              <w:bottom w:val="single" w:sz="4" w:space="0" w:color="auto"/>
              <w:right w:val="single" w:sz="4" w:space="0" w:color="auto"/>
            </w:tcBorders>
            <w:hideMark/>
          </w:tcPr>
          <w:p w14:paraId="4E6FD717"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39B63E6" w14:textId="77777777" w:rsidR="00276F55" w:rsidRPr="00276F55" w:rsidRDefault="00276F55" w:rsidP="00055A1D">
            <w:pPr>
              <w:pStyle w:val="Normalindentado2"/>
              <w:ind w:firstLine="708"/>
            </w:pPr>
            <w:r w:rsidRPr="00276F55">
              <w:t>Interfaz actualizada con los elementos correspondientes.</w:t>
            </w:r>
          </w:p>
        </w:tc>
      </w:tr>
    </w:tbl>
    <w:p w14:paraId="1A3C49F2" w14:textId="77777777" w:rsidR="00276F55" w:rsidRPr="00276F55" w:rsidRDefault="00276F55" w:rsidP="00055A1D">
      <w:pPr>
        <w:pStyle w:val="Normalindentado2"/>
        <w:ind w:firstLine="708"/>
        <w:rPr>
          <w:lang w:val="en-US"/>
        </w:rPr>
      </w:pPr>
    </w:p>
    <w:p w14:paraId="15ED86BC" w14:textId="77777777" w:rsidR="00276F55" w:rsidRPr="00276F55" w:rsidRDefault="00276F55" w:rsidP="00B74ADD">
      <w:pPr>
        <w:pStyle w:val="Normalindentado2"/>
        <w:ind w:left="1996"/>
        <w:rPr>
          <w:b/>
          <w:bCs/>
          <w:iCs/>
        </w:rPr>
      </w:pPr>
      <w:r w:rsidRPr="00276F55">
        <w:rPr>
          <w:b/>
          <w:bCs/>
          <w:iCs/>
        </w:rPr>
        <w:t>RF15 – Recepción de mensajes</w:t>
      </w:r>
    </w:p>
    <w:p w14:paraId="54568827" w14:textId="77777777" w:rsidR="00276F55" w:rsidRPr="00276F55" w:rsidRDefault="00276F55" w:rsidP="00055A1D">
      <w:pPr>
        <w:pStyle w:val="Normalindentado2"/>
        <w:ind w:firstLine="708"/>
      </w:pPr>
      <w:r w:rsidRPr="00276F55">
        <w:rPr>
          <w:b/>
        </w:rPr>
        <w:t xml:space="preserve">Descripción: </w:t>
      </w:r>
      <w:r w:rsidRPr="00276F55">
        <w:t>El sistema captura los mensajes ingresados por el usuario en el chat.</w:t>
      </w:r>
    </w:p>
    <w:tbl>
      <w:tblPr>
        <w:tblStyle w:val="Tablaconcuadrcula"/>
        <w:tblW w:w="0" w:type="auto"/>
        <w:tblLook w:val="04A0" w:firstRow="1" w:lastRow="0" w:firstColumn="1" w:lastColumn="0" w:noHBand="0" w:noVBand="1"/>
      </w:tblPr>
      <w:tblGrid>
        <w:gridCol w:w="4244"/>
        <w:gridCol w:w="4250"/>
      </w:tblGrid>
      <w:tr w:rsidR="009B3F87" w:rsidRPr="00276F55" w14:paraId="45773143" w14:textId="77777777">
        <w:tc>
          <w:tcPr>
            <w:tcW w:w="4320" w:type="dxa"/>
            <w:tcBorders>
              <w:top w:val="single" w:sz="4" w:space="0" w:color="auto"/>
              <w:left w:val="single" w:sz="4" w:space="0" w:color="auto"/>
              <w:bottom w:val="single" w:sz="4" w:space="0" w:color="auto"/>
              <w:right w:val="single" w:sz="4" w:space="0" w:color="auto"/>
            </w:tcBorders>
            <w:hideMark/>
          </w:tcPr>
          <w:p w14:paraId="16B2204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A8E0589" w14:textId="77777777" w:rsidR="00276F55" w:rsidRPr="00276F55" w:rsidRDefault="00276F55" w:rsidP="00055A1D">
            <w:pPr>
              <w:pStyle w:val="Normalindentado2"/>
              <w:ind w:firstLine="708"/>
            </w:pPr>
            <w:r w:rsidRPr="00276F55">
              <w:t>RF15</w:t>
            </w:r>
          </w:p>
        </w:tc>
      </w:tr>
      <w:tr w:rsidR="009B3F87" w:rsidRPr="00276F55" w14:paraId="1C417500" w14:textId="77777777">
        <w:tc>
          <w:tcPr>
            <w:tcW w:w="4320" w:type="dxa"/>
            <w:tcBorders>
              <w:top w:val="single" w:sz="4" w:space="0" w:color="auto"/>
              <w:left w:val="single" w:sz="4" w:space="0" w:color="auto"/>
              <w:bottom w:val="single" w:sz="4" w:space="0" w:color="auto"/>
              <w:right w:val="single" w:sz="4" w:space="0" w:color="auto"/>
            </w:tcBorders>
            <w:hideMark/>
          </w:tcPr>
          <w:p w14:paraId="08A99EAD"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E390353" w14:textId="77777777" w:rsidR="00276F55" w:rsidRPr="00276F55" w:rsidRDefault="00276F55" w:rsidP="00055A1D">
            <w:pPr>
              <w:pStyle w:val="Normalindentado2"/>
              <w:ind w:firstLine="708"/>
            </w:pPr>
            <w:r w:rsidRPr="00276F55">
              <w:t>Recepción de mensajes</w:t>
            </w:r>
          </w:p>
        </w:tc>
      </w:tr>
      <w:tr w:rsidR="009B3F87" w:rsidRPr="00276F55" w14:paraId="1DB90A7C" w14:textId="77777777">
        <w:tc>
          <w:tcPr>
            <w:tcW w:w="4320" w:type="dxa"/>
            <w:tcBorders>
              <w:top w:val="single" w:sz="4" w:space="0" w:color="auto"/>
              <w:left w:val="single" w:sz="4" w:space="0" w:color="auto"/>
              <w:bottom w:val="single" w:sz="4" w:space="0" w:color="auto"/>
              <w:right w:val="single" w:sz="4" w:space="0" w:color="auto"/>
            </w:tcBorders>
            <w:hideMark/>
          </w:tcPr>
          <w:p w14:paraId="16323F91"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0BD6ADB" w14:textId="77777777" w:rsidR="00276F55" w:rsidRPr="00276F55" w:rsidRDefault="00276F55" w:rsidP="00055A1D">
            <w:pPr>
              <w:pStyle w:val="Normalindentado2"/>
              <w:ind w:firstLine="708"/>
            </w:pPr>
            <w:r w:rsidRPr="00276F55">
              <w:t>Chat con IA</w:t>
            </w:r>
          </w:p>
        </w:tc>
      </w:tr>
      <w:tr w:rsidR="009B3F87" w:rsidRPr="00276F55" w14:paraId="486AD01A" w14:textId="77777777">
        <w:tc>
          <w:tcPr>
            <w:tcW w:w="4320" w:type="dxa"/>
            <w:tcBorders>
              <w:top w:val="single" w:sz="4" w:space="0" w:color="auto"/>
              <w:left w:val="single" w:sz="4" w:space="0" w:color="auto"/>
              <w:bottom w:val="single" w:sz="4" w:space="0" w:color="auto"/>
              <w:right w:val="single" w:sz="4" w:space="0" w:color="auto"/>
            </w:tcBorders>
            <w:hideMark/>
          </w:tcPr>
          <w:p w14:paraId="5ED3EFFE"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3AABEEA" w14:textId="77777777" w:rsidR="00276F55" w:rsidRPr="00276F55" w:rsidRDefault="00276F55" w:rsidP="00055A1D">
            <w:pPr>
              <w:pStyle w:val="Normalindentado2"/>
              <w:ind w:firstLine="708"/>
            </w:pPr>
            <w:r w:rsidRPr="00276F55">
              <w:t>Alta</w:t>
            </w:r>
          </w:p>
        </w:tc>
      </w:tr>
      <w:tr w:rsidR="009B3F87" w:rsidRPr="00276F55" w14:paraId="5A038F3A" w14:textId="77777777">
        <w:tc>
          <w:tcPr>
            <w:tcW w:w="4320" w:type="dxa"/>
            <w:tcBorders>
              <w:top w:val="single" w:sz="4" w:space="0" w:color="auto"/>
              <w:left w:val="single" w:sz="4" w:space="0" w:color="auto"/>
              <w:bottom w:val="single" w:sz="4" w:space="0" w:color="auto"/>
              <w:right w:val="single" w:sz="4" w:space="0" w:color="auto"/>
            </w:tcBorders>
            <w:hideMark/>
          </w:tcPr>
          <w:p w14:paraId="44BE5F05"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6501A08"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1445D9F1" w14:textId="77777777">
        <w:tc>
          <w:tcPr>
            <w:tcW w:w="4320" w:type="dxa"/>
            <w:tcBorders>
              <w:top w:val="single" w:sz="4" w:space="0" w:color="auto"/>
              <w:left w:val="single" w:sz="4" w:space="0" w:color="auto"/>
              <w:bottom w:val="single" w:sz="4" w:space="0" w:color="auto"/>
              <w:right w:val="single" w:sz="4" w:space="0" w:color="auto"/>
            </w:tcBorders>
            <w:hideMark/>
          </w:tcPr>
          <w:p w14:paraId="559A9A9B"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72A13C9"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2035BAE1" w14:textId="77777777">
        <w:tc>
          <w:tcPr>
            <w:tcW w:w="4320" w:type="dxa"/>
            <w:tcBorders>
              <w:top w:val="single" w:sz="4" w:space="0" w:color="auto"/>
              <w:left w:val="single" w:sz="4" w:space="0" w:color="auto"/>
              <w:bottom w:val="single" w:sz="4" w:space="0" w:color="auto"/>
              <w:right w:val="single" w:sz="4" w:space="0" w:color="auto"/>
            </w:tcBorders>
            <w:hideMark/>
          </w:tcPr>
          <w:p w14:paraId="56C6B6CF"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0600F40" w14:textId="77777777" w:rsidR="00276F55" w:rsidRPr="00276F55" w:rsidRDefault="00276F55" w:rsidP="00055A1D">
            <w:pPr>
              <w:pStyle w:val="Normalindentado2"/>
              <w:ind w:firstLine="708"/>
            </w:pPr>
            <w:r w:rsidRPr="00276F55">
              <w:t>Respuesta generada y mostrada en el chat.</w:t>
            </w:r>
          </w:p>
        </w:tc>
      </w:tr>
    </w:tbl>
    <w:p w14:paraId="484F1F28" w14:textId="77777777" w:rsidR="00276F55" w:rsidRPr="00276F55" w:rsidRDefault="00276F55" w:rsidP="00055A1D">
      <w:pPr>
        <w:pStyle w:val="Normalindentado2"/>
        <w:ind w:firstLine="708"/>
        <w:rPr>
          <w:lang w:val="en-US"/>
        </w:rPr>
      </w:pPr>
    </w:p>
    <w:p w14:paraId="1E6B1E12" w14:textId="77777777" w:rsidR="00276F55" w:rsidRPr="00276F55" w:rsidRDefault="00276F55" w:rsidP="00B74ADD">
      <w:pPr>
        <w:pStyle w:val="Normalindentado2"/>
        <w:ind w:left="1996"/>
        <w:rPr>
          <w:b/>
          <w:bCs/>
          <w:iCs/>
        </w:rPr>
      </w:pPr>
      <w:r w:rsidRPr="00276F55">
        <w:rPr>
          <w:b/>
          <w:bCs/>
          <w:iCs/>
        </w:rPr>
        <w:t xml:space="preserve">RF16 – Construcción de </w:t>
      </w:r>
      <w:proofErr w:type="spellStart"/>
      <w:r w:rsidRPr="00276F55">
        <w:rPr>
          <w:b/>
          <w:bCs/>
          <w:iCs/>
        </w:rPr>
        <w:t>prompt</w:t>
      </w:r>
      <w:proofErr w:type="spellEnd"/>
    </w:p>
    <w:p w14:paraId="0E6D5888" w14:textId="77777777" w:rsidR="00276F55" w:rsidRPr="00276F55" w:rsidRDefault="00276F55" w:rsidP="00055A1D">
      <w:pPr>
        <w:pStyle w:val="Normalindentado2"/>
        <w:ind w:firstLine="708"/>
      </w:pPr>
      <w:r w:rsidRPr="00276F55">
        <w:rPr>
          <w:b/>
        </w:rPr>
        <w:t xml:space="preserve">Descripción: </w:t>
      </w:r>
      <w:r w:rsidRPr="00276F55">
        <w:t>Se genera un texto estructurado que será enviado al modelo de inteligencia artificial.</w:t>
      </w:r>
    </w:p>
    <w:tbl>
      <w:tblPr>
        <w:tblStyle w:val="Tablaconcuadrcula"/>
        <w:tblW w:w="0" w:type="auto"/>
        <w:tblLook w:val="04A0" w:firstRow="1" w:lastRow="0" w:firstColumn="1" w:lastColumn="0" w:noHBand="0" w:noVBand="1"/>
      </w:tblPr>
      <w:tblGrid>
        <w:gridCol w:w="4240"/>
        <w:gridCol w:w="4254"/>
      </w:tblGrid>
      <w:tr w:rsidR="009B3F87" w:rsidRPr="00276F55" w14:paraId="7FC72989" w14:textId="77777777">
        <w:tc>
          <w:tcPr>
            <w:tcW w:w="4320" w:type="dxa"/>
            <w:tcBorders>
              <w:top w:val="single" w:sz="4" w:space="0" w:color="auto"/>
              <w:left w:val="single" w:sz="4" w:space="0" w:color="auto"/>
              <w:bottom w:val="single" w:sz="4" w:space="0" w:color="auto"/>
              <w:right w:val="single" w:sz="4" w:space="0" w:color="auto"/>
            </w:tcBorders>
            <w:hideMark/>
          </w:tcPr>
          <w:p w14:paraId="13EA1188"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5AF43C2" w14:textId="77777777" w:rsidR="00276F55" w:rsidRPr="00276F55" w:rsidRDefault="00276F55" w:rsidP="00055A1D">
            <w:pPr>
              <w:pStyle w:val="Normalindentado2"/>
              <w:ind w:firstLine="708"/>
            </w:pPr>
            <w:r w:rsidRPr="00276F55">
              <w:t>RF16</w:t>
            </w:r>
          </w:p>
        </w:tc>
      </w:tr>
      <w:tr w:rsidR="009B3F87" w:rsidRPr="00276F55" w14:paraId="5AE5CE2C" w14:textId="77777777">
        <w:tc>
          <w:tcPr>
            <w:tcW w:w="4320" w:type="dxa"/>
            <w:tcBorders>
              <w:top w:val="single" w:sz="4" w:space="0" w:color="auto"/>
              <w:left w:val="single" w:sz="4" w:space="0" w:color="auto"/>
              <w:bottom w:val="single" w:sz="4" w:space="0" w:color="auto"/>
              <w:right w:val="single" w:sz="4" w:space="0" w:color="auto"/>
            </w:tcBorders>
            <w:hideMark/>
          </w:tcPr>
          <w:p w14:paraId="16917897"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5CBEA3B" w14:textId="77777777" w:rsidR="00276F55" w:rsidRPr="00276F55" w:rsidRDefault="00276F55" w:rsidP="00055A1D">
            <w:pPr>
              <w:pStyle w:val="Normalindentado2"/>
              <w:ind w:firstLine="708"/>
            </w:pPr>
            <w:r w:rsidRPr="00276F55">
              <w:t xml:space="preserve">Construcción de </w:t>
            </w:r>
            <w:proofErr w:type="spellStart"/>
            <w:r w:rsidRPr="00276F55">
              <w:t>prompt</w:t>
            </w:r>
            <w:proofErr w:type="spellEnd"/>
          </w:p>
        </w:tc>
      </w:tr>
      <w:tr w:rsidR="009B3F87" w:rsidRPr="00276F55" w14:paraId="3B6EE4C3" w14:textId="77777777">
        <w:tc>
          <w:tcPr>
            <w:tcW w:w="4320" w:type="dxa"/>
            <w:tcBorders>
              <w:top w:val="single" w:sz="4" w:space="0" w:color="auto"/>
              <w:left w:val="single" w:sz="4" w:space="0" w:color="auto"/>
              <w:bottom w:val="single" w:sz="4" w:space="0" w:color="auto"/>
              <w:right w:val="single" w:sz="4" w:space="0" w:color="auto"/>
            </w:tcBorders>
            <w:hideMark/>
          </w:tcPr>
          <w:p w14:paraId="3D2347A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D817B96" w14:textId="77777777" w:rsidR="00276F55" w:rsidRPr="00276F55" w:rsidRDefault="00276F55" w:rsidP="00055A1D">
            <w:pPr>
              <w:pStyle w:val="Normalindentado2"/>
              <w:ind w:firstLine="708"/>
            </w:pPr>
            <w:r w:rsidRPr="00276F55">
              <w:t>Chat con IA</w:t>
            </w:r>
          </w:p>
        </w:tc>
      </w:tr>
      <w:tr w:rsidR="009B3F87" w:rsidRPr="00276F55" w14:paraId="3361E188" w14:textId="77777777">
        <w:tc>
          <w:tcPr>
            <w:tcW w:w="4320" w:type="dxa"/>
            <w:tcBorders>
              <w:top w:val="single" w:sz="4" w:space="0" w:color="auto"/>
              <w:left w:val="single" w:sz="4" w:space="0" w:color="auto"/>
              <w:bottom w:val="single" w:sz="4" w:space="0" w:color="auto"/>
              <w:right w:val="single" w:sz="4" w:space="0" w:color="auto"/>
            </w:tcBorders>
            <w:hideMark/>
          </w:tcPr>
          <w:p w14:paraId="284ADA5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AA62838" w14:textId="77777777" w:rsidR="00276F55" w:rsidRPr="00276F55" w:rsidRDefault="00276F55" w:rsidP="00055A1D">
            <w:pPr>
              <w:pStyle w:val="Normalindentado2"/>
              <w:ind w:firstLine="708"/>
            </w:pPr>
            <w:r w:rsidRPr="00276F55">
              <w:t>Alta</w:t>
            </w:r>
          </w:p>
        </w:tc>
      </w:tr>
      <w:tr w:rsidR="009B3F87" w:rsidRPr="00276F55" w14:paraId="7A762C86" w14:textId="77777777">
        <w:tc>
          <w:tcPr>
            <w:tcW w:w="4320" w:type="dxa"/>
            <w:tcBorders>
              <w:top w:val="single" w:sz="4" w:space="0" w:color="auto"/>
              <w:left w:val="single" w:sz="4" w:space="0" w:color="auto"/>
              <w:bottom w:val="single" w:sz="4" w:space="0" w:color="auto"/>
              <w:right w:val="single" w:sz="4" w:space="0" w:color="auto"/>
            </w:tcBorders>
            <w:hideMark/>
          </w:tcPr>
          <w:p w14:paraId="4D15FB8B"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F5FD4DE"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08668B37" w14:textId="77777777">
        <w:tc>
          <w:tcPr>
            <w:tcW w:w="4320" w:type="dxa"/>
            <w:tcBorders>
              <w:top w:val="single" w:sz="4" w:space="0" w:color="auto"/>
              <w:left w:val="single" w:sz="4" w:space="0" w:color="auto"/>
              <w:bottom w:val="single" w:sz="4" w:space="0" w:color="auto"/>
              <w:right w:val="single" w:sz="4" w:space="0" w:color="auto"/>
            </w:tcBorders>
            <w:hideMark/>
          </w:tcPr>
          <w:p w14:paraId="229715C1"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92A575F"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112F8B27" w14:textId="77777777">
        <w:tc>
          <w:tcPr>
            <w:tcW w:w="4320" w:type="dxa"/>
            <w:tcBorders>
              <w:top w:val="single" w:sz="4" w:space="0" w:color="auto"/>
              <w:left w:val="single" w:sz="4" w:space="0" w:color="auto"/>
              <w:bottom w:val="single" w:sz="4" w:space="0" w:color="auto"/>
              <w:right w:val="single" w:sz="4" w:space="0" w:color="auto"/>
            </w:tcBorders>
            <w:hideMark/>
          </w:tcPr>
          <w:p w14:paraId="60F77D31"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118AB432" w14:textId="77777777" w:rsidR="00276F55" w:rsidRPr="00276F55" w:rsidRDefault="00276F55" w:rsidP="00055A1D">
            <w:pPr>
              <w:pStyle w:val="Normalindentado2"/>
              <w:ind w:firstLine="708"/>
            </w:pPr>
            <w:r w:rsidRPr="00276F55">
              <w:t>Respuesta generada y mostrada en el chat.</w:t>
            </w:r>
          </w:p>
        </w:tc>
      </w:tr>
    </w:tbl>
    <w:p w14:paraId="67FA185A" w14:textId="77777777" w:rsidR="00276F55" w:rsidRPr="00276F55" w:rsidRDefault="00276F55" w:rsidP="00055A1D">
      <w:pPr>
        <w:pStyle w:val="Normalindentado2"/>
        <w:ind w:firstLine="708"/>
        <w:rPr>
          <w:lang w:val="en-US"/>
        </w:rPr>
      </w:pPr>
    </w:p>
    <w:p w14:paraId="008535F3" w14:textId="77777777" w:rsidR="00276F55" w:rsidRPr="00276F55" w:rsidRDefault="00276F55" w:rsidP="00B74ADD">
      <w:pPr>
        <w:pStyle w:val="Normalindentado2"/>
        <w:ind w:left="1996"/>
        <w:rPr>
          <w:b/>
          <w:bCs/>
          <w:iCs/>
        </w:rPr>
      </w:pPr>
      <w:r w:rsidRPr="00276F55">
        <w:rPr>
          <w:b/>
          <w:bCs/>
          <w:iCs/>
        </w:rPr>
        <w:t>RF17 – Envío a modelo de IA</w:t>
      </w:r>
    </w:p>
    <w:p w14:paraId="11736B6B" w14:textId="77777777" w:rsidR="00276F55" w:rsidRPr="00276F55" w:rsidRDefault="00276F55" w:rsidP="00055A1D">
      <w:pPr>
        <w:pStyle w:val="Normalindentado2"/>
        <w:ind w:firstLine="708"/>
      </w:pPr>
      <w:r w:rsidRPr="00276F55">
        <w:rPr>
          <w:b/>
        </w:rPr>
        <w:t xml:space="preserve">Descripción: </w:t>
      </w:r>
      <w:r w:rsidRPr="00276F55">
        <w:t>El sistema envía la solicitud a un modelo de lenguaje mediante una API.</w:t>
      </w:r>
    </w:p>
    <w:tbl>
      <w:tblPr>
        <w:tblStyle w:val="Tablaconcuadrcula"/>
        <w:tblW w:w="0" w:type="auto"/>
        <w:tblLook w:val="04A0" w:firstRow="1" w:lastRow="0" w:firstColumn="1" w:lastColumn="0" w:noHBand="0" w:noVBand="1"/>
      </w:tblPr>
      <w:tblGrid>
        <w:gridCol w:w="4244"/>
        <w:gridCol w:w="4250"/>
      </w:tblGrid>
      <w:tr w:rsidR="009B3F87" w:rsidRPr="00276F55" w14:paraId="23A20BCA" w14:textId="77777777">
        <w:tc>
          <w:tcPr>
            <w:tcW w:w="4320" w:type="dxa"/>
            <w:tcBorders>
              <w:top w:val="single" w:sz="4" w:space="0" w:color="auto"/>
              <w:left w:val="single" w:sz="4" w:space="0" w:color="auto"/>
              <w:bottom w:val="single" w:sz="4" w:space="0" w:color="auto"/>
              <w:right w:val="single" w:sz="4" w:space="0" w:color="auto"/>
            </w:tcBorders>
            <w:hideMark/>
          </w:tcPr>
          <w:p w14:paraId="13ECADEF"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9D9626E" w14:textId="77777777" w:rsidR="00276F55" w:rsidRPr="00276F55" w:rsidRDefault="00276F55" w:rsidP="00055A1D">
            <w:pPr>
              <w:pStyle w:val="Normalindentado2"/>
              <w:ind w:firstLine="708"/>
            </w:pPr>
            <w:r w:rsidRPr="00276F55">
              <w:t>RF17</w:t>
            </w:r>
          </w:p>
        </w:tc>
      </w:tr>
      <w:tr w:rsidR="009B3F87" w:rsidRPr="00276F55" w14:paraId="02E6B52D" w14:textId="77777777">
        <w:tc>
          <w:tcPr>
            <w:tcW w:w="4320" w:type="dxa"/>
            <w:tcBorders>
              <w:top w:val="single" w:sz="4" w:space="0" w:color="auto"/>
              <w:left w:val="single" w:sz="4" w:space="0" w:color="auto"/>
              <w:bottom w:val="single" w:sz="4" w:space="0" w:color="auto"/>
              <w:right w:val="single" w:sz="4" w:space="0" w:color="auto"/>
            </w:tcBorders>
            <w:hideMark/>
          </w:tcPr>
          <w:p w14:paraId="1AAAFCF5"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B6FBCD" w14:textId="77777777" w:rsidR="00276F55" w:rsidRPr="00276F55" w:rsidRDefault="00276F55" w:rsidP="00055A1D">
            <w:pPr>
              <w:pStyle w:val="Normalindentado2"/>
              <w:ind w:firstLine="708"/>
            </w:pPr>
            <w:r w:rsidRPr="00276F55">
              <w:t>Envío a modelo de IA</w:t>
            </w:r>
          </w:p>
        </w:tc>
      </w:tr>
      <w:tr w:rsidR="009B3F87" w:rsidRPr="00276F55" w14:paraId="2A5AD852" w14:textId="77777777">
        <w:tc>
          <w:tcPr>
            <w:tcW w:w="4320" w:type="dxa"/>
            <w:tcBorders>
              <w:top w:val="single" w:sz="4" w:space="0" w:color="auto"/>
              <w:left w:val="single" w:sz="4" w:space="0" w:color="auto"/>
              <w:bottom w:val="single" w:sz="4" w:space="0" w:color="auto"/>
              <w:right w:val="single" w:sz="4" w:space="0" w:color="auto"/>
            </w:tcBorders>
            <w:hideMark/>
          </w:tcPr>
          <w:p w14:paraId="67C140A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BDB6266" w14:textId="77777777" w:rsidR="00276F55" w:rsidRPr="00276F55" w:rsidRDefault="00276F55" w:rsidP="00055A1D">
            <w:pPr>
              <w:pStyle w:val="Normalindentado2"/>
              <w:ind w:firstLine="708"/>
            </w:pPr>
            <w:r w:rsidRPr="00276F55">
              <w:t>Chat con IA</w:t>
            </w:r>
          </w:p>
        </w:tc>
      </w:tr>
      <w:tr w:rsidR="009B3F87" w:rsidRPr="00276F55" w14:paraId="1FA5E82E" w14:textId="77777777">
        <w:tc>
          <w:tcPr>
            <w:tcW w:w="4320" w:type="dxa"/>
            <w:tcBorders>
              <w:top w:val="single" w:sz="4" w:space="0" w:color="auto"/>
              <w:left w:val="single" w:sz="4" w:space="0" w:color="auto"/>
              <w:bottom w:val="single" w:sz="4" w:space="0" w:color="auto"/>
              <w:right w:val="single" w:sz="4" w:space="0" w:color="auto"/>
            </w:tcBorders>
            <w:hideMark/>
          </w:tcPr>
          <w:p w14:paraId="7A297F9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25113188" w14:textId="77777777" w:rsidR="00276F55" w:rsidRPr="00276F55" w:rsidRDefault="00276F55" w:rsidP="00055A1D">
            <w:pPr>
              <w:pStyle w:val="Normalindentado2"/>
              <w:ind w:firstLine="708"/>
            </w:pPr>
            <w:r w:rsidRPr="00276F55">
              <w:t>Alta</w:t>
            </w:r>
          </w:p>
        </w:tc>
      </w:tr>
      <w:tr w:rsidR="009B3F87" w:rsidRPr="00276F55" w14:paraId="6733860B" w14:textId="77777777">
        <w:tc>
          <w:tcPr>
            <w:tcW w:w="4320" w:type="dxa"/>
            <w:tcBorders>
              <w:top w:val="single" w:sz="4" w:space="0" w:color="auto"/>
              <w:left w:val="single" w:sz="4" w:space="0" w:color="auto"/>
              <w:bottom w:val="single" w:sz="4" w:space="0" w:color="auto"/>
              <w:right w:val="single" w:sz="4" w:space="0" w:color="auto"/>
            </w:tcBorders>
            <w:hideMark/>
          </w:tcPr>
          <w:p w14:paraId="3AC8E1E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78F8022"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5FC6C44A" w14:textId="77777777">
        <w:tc>
          <w:tcPr>
            <w:tcW w:w="4320" w:type="dxa"/>
            <w:tcBorders>
              <w:top w:val="single" w:sz="4" w:space="0" w:color="auto"/>
              <w:left w:val="single" w:sz="4" w:space="0" w:color="auto"/>
              <w:bottom w:val="single" w:sz="4" w:space="0" w:color="auto"/>
              <w:right w:val="single" w:sz="4" w:space="0" w:color="auto"/>
            </w:tcBorders>
            <w:hideMark/>
          </w:tcPr>
          <w:p w14:paraId="3EAA513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6F9FF60" w14:textId="77777777" w:rsidR="00276F55" w:rsidRPr="00276F55" w:rsidRDefault="00276F55" w:rsidP="00055A1D">
            <w:pPr>
              <w:pStyle w:val="Normalindentado2"/>
              <w:ind w:firstLine="708"/>
            </w:pPr>
            <w:r w:rsidRPr="00276F55">
              <w:t xml:space="preserve">El sistema recibe el mensaje, lo transforma en una solicitud estructurada, lo envía al modelo de </w:t>
            </w:r>
            <w:r w:rsidRPr="00276F55">
              <w:lastRenderedPageBreak/>
              <w:t>inteligencia artificial y procesa la respuesta obtenida.</w:t>
            </w:r>
          </w:p>
        </w:tc>
      </w:tr>
      <w:tr w:rsidR="009B3F87" w:rsidRPr="00276F55" w14:paraId="5490E7F6" w14:textId="77777777">
        <w:tc>
          <w:tcPr>
            <w:tcW w:w="4320" w:type="dxa"/>
            <w:tcBorders>
              <w:top w:val="single" w:sz="4" w:space="0" w:color="auto"/>
              <w:left w:val="single" w:sz="4" w:space="0" w:color="auto"/>
              <w:bottom w:val="single" w:sz="4" w:space="0" w:color="auto"/>
              <w:right w:val="single" w:sz="4" w:space="0" w:color="auto"/>
            </w:tcBorders>
            <w:hideMark/>
          </w:tcPr>
          <w:p w14:paraId="6765307C" w14:textId="77777777" w:rsidR="00276F55" w:rsidRPr="00276F55" w:rsidRDefault="00276F55" w:rsidP="00055A1D">
            <w:pPr>
              <w:pStyle w:val="Normalindentado2"/>
              <w:ind w:firstLine="708"/>
            </w:pPr>
            <w:r w:rsidRPr="00276F55">
              <w:lastRenderedPageBreak/>
              <w:t>Salida</w:t>
            </w:r>
          </w:p>
        </w:tc>
        <w:tc>
          <w:tcPr>
            <w:tcW w:w="4320" w:type="dxa"/>
            <w:tcBorders>
              <w:top w:val="single" w:sz="4" w:space="0" w:color="auto"/>
              <w:left w:val="single" w:sz="4" w:space="0" w:color="auto"/>
              <w:bottom w:val="single" w:sz="4" w:space="0" w:color="auto"/>
              <w:right w:val="single" w:sz="4" w:space="0" w:color="auto"/>
            </w:tcBorders>
            <w:hideMark/>
          </w:tcPr>
          <w:p w14:paraId="3001EA93" w14:textId="77777777" w:rsidR="00276F55" w:rsidRPr="00276F55" w:rsidRDefault="00276F55" w:rsidP="00055A1D">
            <w:pPr>
              <w:pStyle w:val="Normalindentado2"/>
              <w:ind w:firstLine="708"/>
            </w:pPr>
            <w:r w:rsidRPr="00276F55">
              <w:t>Respuesta generada y mostrada en el chat.</w:t>
            </w:r>
          </w:p>
        </w:tc>
      </w:tr>
    </w:tbl>
    <w:p w14:paraId="561FAB0C" w14:textId="77777777" w:rsidR="00276F55" w:rsidRPr="00276F55" w:rsidRDefault="00276F55" w:rsidP="00055A1D">
      <w:pPr>
        <w:pStyle w:val="Normalindentado2"/>
        <w:ind w:firstLine="708"/>
        <w:rPr>
          <w:lang w:val="en-US"/>
        </w:rPr>
      </w:pPr>
    </w:p>
    <w:p w14:paraId="17F1CDAB" w14:textId="77777777" w:rsidR="00276F55" w:rsidRPr="00276F55" w:rsidRDefault="00276F55" w:rsidP="00B74ADD">
      <w:pPr>
        <w:pStyle w:val="Normalindentado2"/>
        <w:ind w:left="1996"/>
        <w:rPr>
          <w:b/>
          <w:bCs/>
          <w:iCs/>
        </w:rPr>
      </w:pPr>
      <w:r w:rsidRPr="00276F55">
        <w:rPr>
          <w:b/>
          <w:bCs/>
          <w:iCs/>
        </w:rPr>
        <w:t>RF18 – Procesamiento de respuesta</w:t>
      </w:r>
    </w:p>
    <w:p w14:paraId="326BD896" w14:textId="77777777" w:rsidR="00276F55" w:rsidRPr="00276F55" w:rsidRDefault="00276F55" w:rsidP="00055A1D">
      <w:pPr>
        <w:pStyle w:val="Normalindentado2"/>
        <w:ind w:firstLine="708"/>
      </w:pPr>
      <w:r w:rsidRPr="00276F55">
        <w:rPr>
          <w:b/>
        </w:rPr>
        <w:t xml:space="preserve">Descripción: </w:t>
      </w:r>
      <w:r w:rsidRPr="00276F55">
        <w:t>La respuesta de la inteligencia artificial es interpretada y estructurada para su uso en el sistema.</w:t>
      </w:r>
    </w:p>
    <w:tbl>
      <w:tblPr>
        <w:tblStyle w:val="Tablaconcuadrcula"/>
        <w:tblW w:w="0" w:type="auto"/>
        <w:tblLook w:val="04A0" w:firstRow="1" w:lastRow="0" w:firstColumn="1" w:lastColumn="0" w:noHBand="0" w:noVBand="1"/>
      </w:tblPr>
      <w:tblGrid>
        <w:gridCol w:w="4236"/>
        <w:gridCol w:w="4258"/>
      </w:tblGrid>
      <w:tr w:rsidR="009B3F87" w:rsidRPr="00276F55" w14:paraId="67ECE31B" w14:textId="77777777">
        <w:tc>
          <w:tcPr>
            <w:tcW w:w="4320" w:type="dxa"/>
            <w:tcBorders>
              <w:top w:val="single" w:sz="4" w:space="0" w:color="auto"/>
              <w:left w:val="single" w:sz="4" w:space="0" w:color="auto"/>
              <w:bottom w:val="single" w:sz="4" w:space="0" w:color="auto"/>
              <w:right w:val="single" w:sz="4" w:space="0" w:color="auto"/>
            </w:tcBorders>
            <w:hideMark/>
          </w:tcPr>
          <w:p w14:paraId="6E60C68F"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1AE5483" w14:textId="77777777" w:rsidR="00276F55" w:rsidRPr="00276F55" w:rsidRDefault="00276F55" w:rsidP="00055A1D">
            <w:pPr>
              <w:pStyle w:val="Normalindentado2"/>
              <w:ind w:firstLine="708"/>
            </w:pPr>
            <w:r w:rsidRPr="00276F55">
              <w:t>RF18</w:t>
            </w:r>
          </w:p>
        </w:tc>
      </w:tr>
      <w:tr w:rsidR="009B3F87" w:rsidRPr="00276F55" w14:paraId="5657BC1A" w14:textId="77777777">
        <w:tc>
          <w:tcPr>
            <w:tcW w:w="4320" w:type="dxa"/>
            <w:tcBorders>
              <w:top w:val="single" w:sz="4" w:space="0" w:color="auto"/>
              <w:left w:val="single" w:sz="4" w:space="0" w:color="auto"/>
              <w:bottom w:val="single" w:sz="4" w:space="0" w:color="auto"/>
              <w:right w:val="single" w:sz="4" w:space="0" w:color="auto"/>
            </w:tcBorders>
            <w:hideMark/>
          </w:tcPr>
          <w:p w14:paraId="05D1618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C96F592" w14:textId="77777777" w:rsidR="00276F55" w:rsidRPr="00276F55" w:rsidRDefault="00276F55" w:rsidP="00055A1D">
            <w:pPr>
              <w:pStyle w:val="Normalindentado2"/>
              <w:ind w:firstLine="708"/>
            </w:pPr>
            <w:r w:rsidRPr="00276F55">
              <w:t>Procesamiento de respuesta</w:t>
            </w:r>
          </w:p>
        </w:tc>
      </w:tr>
      <w:tr w:rsidR="009B3F87" w:rsidRPr="00276F55" w14:paraId="01039F9B" w14:textId="77777777">
        <w:tc>
          <w:tcPr>
            <w:tcW w:w="4320" w:type="dxa"/>
            <w:tcBorders>
              <w:top w:val="single" w:sz="4" w:space="0" w:color="auto"/>
              <w:left w:val="single" w:sz="4" w:space="0" w:color="auto"/>
              <w:bottom w:val="single" w:sz="4" w:space="0" w:color="auto"/>
              <w:right w:val="single" w:sz="4" w:space="0" w:color="auto"/>
            </w:tcBorders>
            <w:hideMark/>
          </w:tcPr>
          <w:p w14:paraId="7ED81805"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431E6B35" w14:textId="77777777" w:rsidR="00276F55" w:rsidRPr="00276F55" w:rsidRDefault="00276F55" w:rsidP="00055A1D">
            <w:pPr>
              <w:pStyle w:val="Normalindentado2"/>
              <w:ind w:firstLine="708"/>
            </w:pPr>
            <w:r w:rsidRPr="00276F55">
              <w:t>Chat con IA</w:t>
            </w:r>
          </w:p>
        </w:tc>
      </w:tr>
      <w:tr w:rsidR="009B3F87" w:rsidRPr="00276F55" w14:paraId="3C2E7D2E" w14:textId="77777777">
        <w:tc>
          <w:tcPr>
            <w:tcW w:w="4320" w:type="dxa"/>
            <w:tcBorders>
              <w:top w:val="single" w:sz="4" w:space="0" w:color="auto"/>
              <w:left w:val="single" w:sz="4" w:space="0" w:color="auto"/>
              <w:bottom w:val="single" w:sz="4" w:space="0" w:color="auto"/>
              <w:right w:val="single" w:sz="4" w:space="0" w:color="auto"/>
            </w:tcBorders>
            <w:hideMark/>
          </w:tcPr>
          <w:p w14:paraId="030EBE80"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7AEE906" w14:textId="77777777" w:rsidR="00276F55" w:rsidRPr="00276F55" w:rsidRDefault="00276F55" w:rsidP="00055A1D">
            <w:pPr>
              <w:pStyle w:val="Normalindentado2"/>
              <w:ind w:firstLine="708"/>
            </w:pPr>
            <w:r w:rsidRPr="00276F55">
              <w:t>Alta</w:t>
            </w:r>
          </w:p>
        </w:tc>
      </w:tr>
      <w:tr w:rsidR="009B3F87" w:rsidRPr="00276F55" w14:paraId="21755E9B" w14:textId="77777777">
        <w:tc>
          <w:tcPr>
            <w:tcW w:w="4320" w:type="dxa"/>
            <w:tcBorders>
              <w:top w:val="single" w:sz="4" w:space="0" w:color="auto"/>
              <w:left w:val="single" w:sz="4" w:space="0" w:color="auto"/>
              <w:bottom w:val="single" w:sz="4" w:space="0" w:color="auto"/>
              <w:right w:val="single" w:sz="4" w:space="0" w:color="auto"/>
            </w:tcBorders>
            <w:hideMark/>
          </w:tcPr>
          <w:p w14:paraId="5E8531D0"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6D4EC2E"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153CECBA" w14:textId="77777777">
        <w:tc>
          <w:tcPr>
            <w:tcW w:w="4320" w:type="dxa"/>
            <w:tcBorders>
              <w:top w:val="single" w:sz="4" w:space="0" w:color="auto"/>
              <w:left w:val="single" w:sz="4" w:space="0" w:color="auto"/>
              <w:bottom w:val="single" w:sz="4" w:space="0" w:color="auto"/>
              <w:right w:val="single" w:sz="4" w:space="0" w:color="auto"/>
            </w:tcBorders>
            <w:hideMark/>
          </w:tcPr>
          <w:p w14:paraId="2EBB1522"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A26955D"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15E39668" w14:textId="77777777">
        <w:tc>
          <w:tcPr>
            <w:tcW w:w="4320" w:type="dxa"/>
            <w:tcBorders>
              <w:top w:val="single" w:sz="4" w:space="0" w:color="auto"/>
              <w:left w:val="single" w:sz="4" w:space="0" w:color="auto"/>
              <w:bottom w:val="single" w:sz="4" w:space="0" w:color="auto"/>
              <w:right w:val="single" w:sz="4" w:space="0" w:color="auto"/>
            </w:tcBorders>
            <w:hideMark/>
          </w:tcPr>
          <w:p w14:paraId="5D524A2D"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8F47970" w14:textId="77777777" w:rsidR="00276F55" w:rsidRPr="00276F55" w:rsidRDefault="00276F55" w:rsidP="00055A1D">
            <w:pPr>
              <w:pStyle w:val="Normalindentado2"/>
              <w:ind w:firstLine="708"/>
            </w:pPr>
            <w:r w:rsidRPr="00276F55">
              <w:t>Respuesta generada y mostrada en el chat.</w:t>
            </w:r>
          </w:p>
        </w:tc>
      </w:tr>
    </w:tbl>
    <w:p w14:paraId="570DC9A7" w14:textId="77777777" w:rsidR="00276F55" w:rsidRPr="00276F55" w:rsidRDefault="00276F55" w:rsidP="00055A1D">
      <w:pPr>
        <w:pStyle w:val="Normalindentado2"/>
        <w:ind w:firstLine="708"/>
        <w:rPr>
          <w:lang w:val="en-US"/>
        </w:rPr>
      </w:pPr>
    </w:p>
    <w:p w14:paraId="46FDFC83" w14:textId="77777777" w:rsidR="00276F55" w:rsidRPr="00276F55" w:rsidRDefault="00276F55" w:rsidP="00B74ADD">
      <w:pPr>
        <w:pStyle w:val="Normalindentado2"/>
        <w:ind w:left="1996"/>
        <w:rPr>
          <w:b/>
          <w:bCs/>
          <w:iCs/>
        </w:rPr>
      </w:pPr>
      <w:r w:rsidRPr="00276F55">
        <w:rPr>
          <w:b/>
          <w:bCs/>
          <w:iCs/>
        </w:rPr>
        <w:t>RF19 – Visualización de respuesta</w:t>
      </w:r>
    </w:p>
    <w:p w14:paraId="18CCF633" w14:textId="77777777" w:rsidR="00276F55" w:rsidRPr="00276F55" w:rsidRDefault="00276F55" w:rsidP="00055A1D">
      <w:pPr>
        <w:pStyle w:val="Normalindentado2"/>
        <w:ind w:firstLine="708"/>
      </w:pPr>
      <w:r w:rsidRPr="00276F55">
        <w:rPr>
          <w:b/>
        </w:rPr>
        <w:t xml:space="preserve">Descripción: </w:t>
      </w:r>
      <w:r w:rsidRPr="00276F55">
        <w:t>El sistema muestra la respuesta generada al usuario en el chat.</w:t>
      </w:r>
    </w:p>
    <w:tbl>
      <w:tblPr>
        <w:tblStyle w:val="Tablaconcuadrcula"/>
        <w:tblW w:w="0" w:type="auto"/>
        <w:tblLook w:val="04A0" w:firstRow="1" w:lastRow="0" w:firstColumn="1" w:lastColumn="0" w:noHBand="0" w:noVBand="1"/>
      </w:tblPr>
      <w:tblGrid>
        <w:gridCol w:w="4240"/>
        <w:gridCol w:w="4254"/>
      </w:tblGrid>
      <w:tr w:rsidR="009B3F87" w:rsidRPr="00276F55" w14:paraId="5116421D" w14:textId="77777777">
        <w:tc>
          <w:tcPr>
            <w:tcW w:w="4320" w:type="dxa"/>
            <w:tcBorders>
              <w:top w:val="single" w:sz="4" w:space="0" w:color="auto"/>
              <w:left w:val="single" w:sz="4" w:space="0" w:color="auto"/>
              <w:bottom w:val="single" w:sz="4" w:space="0" w:color="auto"/>
              <w:right w:val="single" w:sz="4" w:space="0" w:color="auto"/>
            </w:tcBorders>
            <w:hideMark/>
          </w:tcPr>
          <w:p w14:paraId="0A0DB662"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B1A7563" w14:textId="77777777" w:rsidR="00276F55" w:rsidRPr="00276F55" w:rsidRDefault="00276F55" w:rsidP="00055A1D">
            <w:pPr>
              <w:pStyle w:val="Normalindentado2"/>
              <w:ind w:firstLine="708"/>
            </w:pPr>
            <w:r w:rsidRPr="00276F55">
              <w:t>RF19</w:t>
            </w:r>
          </w:p>
        </w:tc>
      </w:tr>
      <w:tr w:rsidR="009B3F87" w:rsidRPr="00276F55" w14:paraId="1D637E77" w14:textId="77777777">
        <w:tc>
          <w:tcPr>
            <w:tcW w:w="4320" w:type="dxa"/>
            <w:tcBorders>
              <w:top w:val="single" w:sz="4" w:space="0" w:color="auto"/>
              <w:left w:val="single" w:sz="4" w:space="0" w:color="auto"/>
              <w:bottom w:val="single" w:sz="4" w:space="0" w:color="auto"/>
              <w:right w:val="single" w:sz="4" w:space="0" w:color="auto"/>
            </w:tcBorders>
            <w:hideMark/>
          </w:tcPr>
          <w:p w14:paraId="5DF322A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384815C" w14:textId="77777777" w:rsidR="00276F55" w:rsidRPr="00276F55" w:rsidRDefault="00276F55" w:rsidP="00055A1D">
            <w:pPr>
              <w:pStyle w:val="Normalindentado2"/>
              <w:ind w:firstLine="708"/>
            </w:pPr>
            <w:r w:rsidRPr="00276F55">
              <w:t>Visualización de respuesta</w:t>
            </w:r>
          </w:p>
        </w:tc>
      </w:tr>
      <w:tr w:rsidR="009B3F87" w:rsidRPr="00276F55" w14:paraId="3164900B" w14:textId="77777777">
        <w:tc>
          <w:tcPr>
            <w:tcW w:w="4320" w:type="dxa"/>
            <w:tcBorders>
              <w:top w:val="single" w:sz="4" w:space="0" w:color="auto"/>
              <w:left w:val="single" w:sz="4" w:space="0" w:color="auto"/>
              <w:bottom w:val="single" w:sz="4" w:space="0" w:color="auto"/>
              <w:right w:val="single" w:sz="4" w:space="0" w:color="auto"/>
            </w:tcBorders>
            <w:hideMark/>
          </w:tcPr>
          <w:p w14:paraId="0CF75F1E"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08CB1B" w14:textId="77777777" w:rsidR="00276F55" w:rsidRPr="00276F55" w:rsidRDefault="00276F55" w:rsidP="00055A1D">
            <w:pPr>
              <w:pStyle w:val="Normalindentado2"/>
              <w:ind w:firstLine="708"/>
            </w:pPr>
            <w:r w:rsidRPr="00276F55">
              <w:t>Chat con IA</w:t>
            </w:r>
          </w:p>
        </w:tc>
      </w:tr>
      <w:tr w:rsidR="009B3F87" w:rsidRPr="00276F55" w14:paraId="5F9DFB3B" w14:textId="77777777">
        <w:tc>
          <w:tcPr>
            <w:tcW w:w="4320" w:type="dxa"/>
            <w:tcBorders>
              <w:top w:val="single" w:sz="4" w:space="0" w:color="auto"/>
              <w:left w:val="single" w:sz="4" w:space="0" w:color="auto"/>
              <w:bottom w:val="single" w:sz="4" w:space="0" w:color="auto"/>
              <w:right w:val="single" w:sz="4" w:space="0" w:color="auto"/>
            </w:tcBorders>
            <w:hideMark/>
          </w:tcPr>
          <w:p w14:paraId="79F6C98A"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B9EA148" w14:textId="77777777" w:rsidR="00276F55" w:rsidRPr="00276F55" w:rsidRDefault="00276F55" w:rsidP="00055A1D">
            <w:pPr>
              <w:pStyle w:val="Normalindentado2"/>
              <w:ind w:firstLine="708"/>
            </w:pPr>
            <w:r w:rsidRPr="00276F55">
              <w:t>Alta</w:t>
            </w:r>
          </w:p>
        </w:tc>
      </w:tr>
      <w:tr w:rsidR="009B3F87" w:rsidRPr="00276F55" w14:paraId="65FA3262" w14:textId="77777777">
        <w:tc>
          <w:tcPr>
            <w:tcW w:w="4320" w:type="dxa"/>
            <w:tcBorders>
              <w:top w:val="single" w:sz="4" w:space="0" w:color="auto"/>
              <w:left w:val="single" w:sz="4" w:space="0" w:color="auto"/>
              <w:bottom w:val="single" w:sz="4" w:space="0" w:color="auto"/>
              <w:right w:val="single" w:sz="4" w:space="0" w:color="auto"/>
            </w:tcBorders>
            <w:hideMark/>
          </w:tcPr>
          <w:p w14:paraId="4ABBE97D"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25F93F32" w14:textId="77777777" w:rsidR="00276F55" w:rsidRPr="00276F55" w:rsidRDefault="00276F55" w:rsidP="00055A1D">
            <w:pPr>
              <w:pStyle w:val="Normalindentado2"/>
              <w:ind w:firstLine="708"/>
            </w:pPr>
            <w:r w:rsidRPr="00276F55">
              <w:t>Mensaje escrito por el usuario y contexto de conversación.</w:t>
            </w:r>
          </w:p>
        </w:tc>
      </w:tr>
      <w:tr w:rsidR="009B3F87" w:rsidRPr="00276F55" w14:paraId="04B4234E" w14:textId="77777777">
        <w:tc>
          <w:tcPr>
            <w:tcW w:w="4320" w:type="dxa"/>
            <w:tcBorders>
              <w:top w:val="single" w:sz="4" w:space="0" w:color="auto"/>
              <w:left w:val="single" w:sz="4" w:space="0" w:color="auto"/>
              <w:bottom w:val="single" w:sz="4" w:space="0" w:color="auto"/>
              <w:right w:val="single" w:sz="4" w:space="0" w:color="auto"/>
            </w:tcBorders>
            <w:hideMark/>
          </w:tcPr>
          <w:p w14:paraId="4A6BD5E8"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25FA0C3C" w14:textId="77777777" w:rsidR="00276F55" w:rsidRPr="00276F55" w:rsidRDefault="00276F55" w:rsidP="00055A1D">
            <w:pPr>
              <w:pStyle w:val="Normalindentado2"/>
              <w:ind w:firstLine="708"/>
            </w:pPr>
            <w:r w:rsidRPr="00276F55">
              <w:t>El sistema recibe el mensaje, lo transforma en una solicitud estructurada, lo envía al modelo de inteligencia artificial y procesa la respuesta obtenida.</w:t>
            </w:r>
          </w:p>
        </w:tc>
      </w:tr>
      <w:tr w:rsidR="009B3F87" w:rsidRPr="00276F55" w14:paraId="1A664995" w14:textId="77777777">
        <w:tc>
          <w:tcPr>
            <w:tcW w:w="4320" w:type="dxa"/>
            <w:tcBorders>
              <w:top w:val="single" w:sz="4" w:space="0" w:color="auto"/>
              <w:left w:val="single" w:sz="4" w:space="0" w:color="auto"/>
              <w:bottom w:val="single" w:sz="4" w:space="0" w:color="auto"/>
              <w:right w:val="single" w:sz="4" w:space="0" w:color="auto"/>
            </w:tcBorders>
            <w:hideMark/>
          </w:tcPr>
          <w:p w14:paraId="0DBB2215"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5F1742B0" w14:textId="77777777" w:rsidR="00276F55" w:rsidRPr="00276F55" w:rsidRDefault="00276F55" w:rsidP="00055A1D">
            <w:pPr>
              <w:pStyle w:val="Normalindentado2"/>
              <w:ind w:firstLine="708"/>
            </w:pPr>
            <w:r w:rsidRPr="00276F55">
              <w:t>Respuesta generada y mostrada en el chat.</w:t>
            </w:r>
          </w:p>
        </w:tc>
      </w:tr>
    </w:tbl>
    <w:p w14:paraId="6121A554" w14:textId="77777777" w:rsidR="00276F55" w:rsidRPr="00276F55" w:rsidRDefault="00276F55" w:rsidP="00055A1D">
      <w:pPr>
        <w:pStyle w:val="Normalindentado2"/>
        <w:ind w:firstLine="708"/>
        <w:rPr>
          <w:lang w:val="en-US"/>
        </w:rPr>
      </w:pPr>
    </w:p>
    <w:p w14:paraId="62D07D4D" w14:textId="77777777" w:rsidR="00276F55" w:rsidRPr="00276F55" w:rsidRDefault="00276F55" w:rsidP="00B74ADD">
      <w:pPr>
        <w:pStyle w:val="Normalindentado2"/>
        <w:ind w:left="1996"/>
        <w:rPr>
          <w:b/>
          <w:bCs/>
          <w:iCs/>
        </w:rPr>
      </w:pPr>
      <w:r w:rsidRPr="00276F55">
        <w:rPr>
          <w:b/>
          <w:bCs/>
          <w:iCs/>
        </w:rPr>
        <w:t>RF20 – Presentación de preguntas</w:t>
      </w:r>
    </w:p>
    <w:p w14:paraId="7363E17D" w14:textId="77777777" w:rsidR="00276F55" w:rsidRPr="00276F55" w:rsidRDefault="00276F55" w:rsidP="00055A1D">
      <w:pPr>
        <w:pStyle w:val="Normalindentado2"/>
        <w:ind w:firstLine="708"/>
      </w:pPr>
      <w:r w:rsidRPr="00276F55">
        <w:rPr>
          <w:b/>
        </w:rPr>
        <w:t xml:space="preserve">Descripción: </w:t>
      </w:r>
      <w:r w:rsidRPr="00276F55">
        <w:t>El sistema despliega preguntas al usuario con el objetivo de evaluar conocimientos.</w:t>
      </w:r>
    </w:p>
    <w:tbl>
      <w:tblPr>
        <w:tblStyle w:val="Tablaconcuadrcula"/>
        <w:tblW w:w="0" w:type="auto"/>
        <w:tblLook w:val="04A0" w:firstRow="1" w:lastRow="0" w:firstColumn="1" w:lastColumn="0" w:noHBand="0" w:noVBand="1"/>
      </w:tblPr>
      <w:tblGrid>
        <w:gridCol w:w="4240"/>
        <w:gridCol w:w="4254"/>
      </w:tblGrid>
      <w:tr w:rsidR="009B3F87" w:rsidRPr="00276F55" w14:paraId="2CDEF35E" w14:textId="77777777">
        <w:tc>
          <w:tcPr>
            <w:tcW w:w="4320" w:type="dxa"/>
            <w:tcBorders>
              <w:top w:val="single" w:sz="4" w:space="0" w:color="auto"/>
              <w:left w:val="single" w:sz="4" w:space="0" w:color="auto"/>
              <w:bottom w:val="single" w:sz="4" w:space="0" w:color="auto"/>
              <w:right w:val="single" w:sz="4" w:space="0" w:color="auto"/>
            </w:tcBorders>
            <w:hideMark/>
          </w:tcPr>
          <w:p w14:paraId="59CE758A"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801628" w14:textId="77777777" w:rsidR="00276F55" w:rsidRPr="00276F55" w:rsidRDefault="00276F55" w:rsidP="00055A1D">
            <w:pPr>
              <w:pStyle w:val="Normalindentado2"/>
              <w:ind w:firstLine="708"/>
            </w:pPr>
            <w:r w:rsidRPr="00276F55">
              <w:t>RF20</w:t>
            </w:r>
          </w:p>
        </w:tc>
      </w:tr>
      <w:tr w:rsidR="009B3F87" w:rsidRPr="00276F55" w14:paraId="6EABE1ED" w14:textId="77777777">
        <w:tc>
          <w:tcPr>
            <w:tcW w:w="4320" w:type="dxa"/>
            <w:tcBorders>
              <w:top w:val="single" w:sz="4" w:space="0" w:color="auto"/>
              <w:left w:val="single" w:sz="4" w:space="0" w:color="auto"/>
              <w:bottom w:val="single" w:sz="4" w:space="0" w:color="auto"/>
              <w:right w:val="single" w:sz="4" w:space="0" w:color="auto"/>
            </w:tcBorders>
            <w:hideMark/>
          </w:tcPr>
          <w:p w14:paraId="002B3A23"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5621427" w14:textId="77777777" w:rsidR="00276F55" w:rsidRPr="00276F55" w:rsidRDefault="00276F55" w:rsidP="00055A1D">
            <w:pPr>
              <w:pStyle w:val="Normalindentado2"/>
              <w:ind w:firstLine="708"/>
            </w:pPr>
            <w:r w:rsidRPr="00276F55">
              <w:t>Presentación de preguntas</w:t>
            </w:r>
          </w:p>
        </w:tc>
      </w:tr>
      <w:tr w:rsidR="009B3F87" w:rsidRPr="00276F55" w14:paraId="58BE0BAB" w14:textId="77777777">
        <w:tc>
          <w:tcPr>
            <w:tcW w:w="4320" w:type="dxa"/>
            <w:tcBorders>
              <w:top w:val="single" w:sz="4" w:space="0" w:color="auto"/>
              <w:left w:val="single" w:sz="4" w:space="0" w:color="auto"/>
              <w:bottom w:val="single" w:sz="4" w:space="0" w:color="auto"/>
              <w:right w:val="single" w:sz="4" w:space="0" w:color="auto"/>
            </w:tcBorders>
            <w:hideMark/>
          </w:tcPr>
          <w:p w14:paraId="53072D6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5566830A" w14:textId="77777777" w:rsidR="00276F55" w:rsidRPr="00276F55" w:rsidRDefault="00276F55" w:rsidP="00055A1D">
            <w:pPr>
              <w:pStyle w:val="Normalindentado2"/>
              <w:ind w:firstLine="708"/>
            </w:pPr>
            <w:r w:rsidRPr="00276F55">
              <w:t>Quiz</w:t>
            </w:r>
          </w:p>
        </w:tc>
      </w:tr>
      <w:tr w:rsidR="009B3F87" w:rsidRPr="00276F55" w14:paraId="02B22F92" w14:textId="77777777">
        <w:tc>
          <w:tcPr>
            <w:tcW w:w="4320" w:type="dxa"/>
            <w:tcBorders>
              <w:top w:val="single" w:sz="4" w:space="0" w:color="auto"/>
              <w:left w:val="single" w:sz="4" w:space="0" w:color="auto"/>
              <w:bottom w:val="single" w:sz="4" w:space="0" w:color="auto"/>
              <w:right w:val="single" w:sz="4" w:space="0" w:color="auto"/>
            </w:tcBorders>
            <w:hideMark/>
          </w:tcPr>
          <w:p w14:paraId="0DD294B0"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629ED730" w14:textId="77777777" w:rsidR="00276F55" w:rsidRPr="00276F55" w:rsidRDefault="00276F55" w:rsidP="00055A1D">
            <w:pPr>
              <w:pStyle w:val="Normalindentado2"/>
              <w:ind w:firstLine="708"/>
            </w:pPr>
            <w:r w:rsidRPr="00276F55">
              <w:t>Alta</w:t>
            </w:r>
          </w:p>
        </w:tc>
      </w:tr>
      <w:tr w:rsidR="009B3F87" w:rsidRPr="00276F55" w14:paraId="0B0B6321" w14:textId="77777777">
        <w:tc>
          <w:tcPr>
            <w:tcW w:w="4320" w:type="dxa"/>
            <w:tcBorders>
              <w:top w:val="single" w:sz="4" w:space="0" w:color="auto"/>
              <w:left w:val="single" w:sz="4" w:space="0" w:color="auto"/>
              <w:bottom w:val="single" w:sz="4" w:space="0" w:color="auto"/>
              <w:right w:val="single" w:sz="4" w:space="0" w:color="auto"/>
            </w:tcBorders>
            <w:hideMark/>
          </w:tcPr>
          <w:p w14:paraId="08D7B36F"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60B5010" w14:textId="77777777" w:rsidR="00276F55" w:rsidRPr="00276F55" w:rsidRDefault="00276F55" w:rsidP="00055A1D">
            <w:pPr>
              <w:pStyle w:val="Normalindentado2"/>
              <w:ind w:firstLine="708"/>
            </w:pPr>
            <w:r w:rsidRPr="00276F55">
              <w:t>Preguntas del cuestionario y respuestas suministradas por el usuario.</w:t>
            </w:r>
          </w:p>
        </w:tc>
      </w:tr>
      <w:tr w:rsidR="009B3F87" w:rsidRPr="00276F55" w14:paraId="3E02C4D9" w14:textId="77777777">
        <w:tc>
          <w:tcPr>
            <w:tcW w:w="4320" w:type="dxa"/>
            <w:tcBorders>
              <w:top w:val="single" w:sz="4" w:space="0" w:color="auto"/>
              <w:left w:val="single" w:sz="4" w:space="0" w:color="auto"/>
              <w:bottom w:val="single" w:sz="4" w:space="0" w:color="auto"/>
              <w:right w:val="single" w:sz="4" w:space="0" w:color="auto"/>
            </w:tcBorders>
            <w:hideMark/>
          </w:tcPr>
          <w:p w14:paraId="4EE68DB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7DD70C60"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9B3F87" w:rsidRPr="00276F55" w14:paraId="1CF2B69B" w14:textId="77777777">
        <w:tc>
          <w:tcPr>
            <w:tcW w:w="4320" w:type="dxa"/>
            <w:tcBorders>
              <w:top w:val="single" w:sz="4" w:space="0" w:color="auto"/>
              <w:left w:val="single" w:sz="4" w:space="0" w:color="auto"/>
              <w:bottom w:val="single" w:sz="4" w:space="0" w:color="auto"/>
              <w:right w:val="single" w:sz="4" w:space="0" w:color="auto"/>
            </w:tcBorders>
            <w:hideMark/>
          </w:tcPr>
          <w:p w14:paraId="0B4689FC"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2C283129" w14:textId="77777777" w:rsidR="00276F55" w:rsidRPr="00276F55" w:rsidRDefault="00276F55" w:rsidP="00055A1D">
            <w:pPr>
              <w:pStyle w:val="Normalindentado2"/>
              <w:ind w:firstLine="708"/>
            </w:pPr>
            <w:r w:rsidRPr="00276F55">
              <w:t>Desempeño del usuario mostrado en pantalla.</w:t>
            </w:r>
          </w:p>
        </w:tc>
      </w:tr>
    </w:tbl>
    <w:p w14:paraId="26542171" w14:textId="77777777" w:rsidR="00276F55" w:rsidRPr="00276F55" w:rsidRDefault="00276F55" w:rsidP="00055A1D">
      <w:pPr>
        <w:pStyle w:val="Normalindentado2"/>
        <w:ind w:firstLine="708"/>
        <w:rPr>
          <w:lang w:val="en-US"/>
        </w:rPr>
      </w:pPr>
    </w:p>
    <w:p w14:paraId="0493AA52" w14:textId="77777777" w:rsidR="00276F55" w:rsidRPr="00276F55" w:rsidRDefault="00276F55" w:rsidP="00B74ADD">
      <w:pPr>
        <w:pStyle w:val="Normalindentado2"/>
        <w:ind w:left="1996"/>
        <w:rPr>
          <w:b/>
          <w:bCs/>
          <w:iCs/>
        </w:rPr>
      </w:pPr>
      <w:r w:rsidRPr="00276F55">
        <w:rPr>
          <w:b/>
          <w:bCs/>
          <w:iCs/>
        </w:rPr>
        <w:t>RF21 – Evaluación de respuestas</w:t>
      </w:r>
    </w:p>
    <w:p w14:paraId="2FF9BD18" w14:textId="77777777" w:rsidR="00276F55" w:rsidRPr="00276F55" w:rsidRDefault="00276F55" w:rsidP="00055A1D">
      <w:pPr>
        <w:pStyle w:val="Normalindentado2"/>
        <w:ind w:firstLine="708"/>
      </w:pPr>
      <w:r w:rsidRPr="00276F55">
        <w:rPr>
          <w:b/>
        </w:rPr>
        <w:lastRenderedPageBreak/>
        <w:t xml:space="preserve">Descripción: </w:t>
      </w:r>
      <w:r w:rsidRPr="00276F55">
        <w:t>Se analizan las respuestas ingresadas por el usuario para determinar su validez.</w:t>
      </w:r>
    </w:p>
    <w:tbl>
      <w:tblPr>
        <w:tblStyle w:val="Tablaconcuadrcula"/>
        <w:tblW w:w="0" w:type="auto"/>
        <w:tblLook w:val="04A0" w:firstRow="1" w:lastRow="0" w:firstColumn="1" w:lastColumn="0" w:noHBand="0" w:noVBand="1"/>
      </w:tblPr>
      <w:tblGrid>
        <w:gridCol w:w="4242"/>
        <w:gridCol w:w="4252"/>
      </w:tblGrid>
      <w:tr w:rsidR="009B3F87" w:rsidRPr="00276F55" w14:paraId="58E2020C" w14:textId="77777777">
        <w:tc>
          <w:tcPr>
            <w:tcW w:w="4320" w:type="dxa"/>
            <w:tcBorders>
              <w:top w:val="single" w:sz="4" w:space="0" w:color="auto"/>
              <w:left w:val="single" w:sz="4" w:space="0" w:color="auto"/>
              <w:bottom w:val="single" w:sz="4" w:space="0" w:color="auto"/>
              <w:right w:val="single" w:sz="4" w:space="0" w:color="auto"/>
            </w:tcBorders>
            <w:hideMark/>
          </w:tcPr>
          <w:p w14:paraId="1AD80921"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CE2EE6F" w14:textId="77777777" w:rsidR="00276F55" w:rsidRPr="00276F55" w:rsidRDefault="00276F55" w:rsidP="00055A1D">
            <w:pPr>
              <w:pStyle w:val="Normalindentado2"/>
              <w:ind w:firstLine="708"/>
            </w:pPr>
            <w:r w:rsidRPr="00276F55">
              <w:t>RF21</w:t>
            </w:r>
          </w:p>
        </w:tc>
      </w:tr>
      <w:tr w:rsidR="009B3F87" w:rsidRPr="00276F55" w14:paraId="51DE9B72" w14:textId="77777777">
        <w:tc>
          <w:tcPr>
            <w:tcW w:w="4320" w:type="dxa"/>
            <w:tcBorders>
              <w:top w:val="single" w:sz="4" w:space="0" w:color="auto"/>
              <w:left w:val="single" w:sz="4" w:space="0" w:color="auto"/>
              <w:bottom w:val="single" w:sz="4" w:space="0" w:color="auto"/>
              <w:right w:val="single" w:sz="4" w:space="0" w:color="auto"/>
            </w:tcBorders>
            <w:hideMark/>
          </w:tcPr>
          <w:p w14:paraId="71756B96"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0AD428B" w14:textId="77777777" w:rsidR="00276F55" w:rsidRPr="00276F55" w:rsidRDefault="00276F55" w:rsidP="00055A1D">
            <w:pPr>
              <w:pStyle w:val="Normalindentado2"/>
              <w:ind w:firstLine="708"/>
            </w:pPr>
            <w:r w:rsidRPr="00276F55">
              <w:t>Evaluación de respuestas</w:t>
            </w:r>
          </w:p>
        </w:tc>
      </w:tr>
      <w:tr w:rsidR="009B3F87" w:rsidRPr="00276F55" w14:paraId="72A5D267" w14:textId="77777777">
        <w:tc>
          <w:tcPr>
            <w:tcW w:w="4320" w:type="dxa"/>
            <w:tcBorders>
              <w:top w:val="single" w:sz="4" w:space="0" w:color="auto"/>
              <w:left w:val="single" w:sz="4" w:space="0" w:color="auto"/>
              <w:bottom w:val="single" w:sz="4" w:space="0" w:color="auto"/>
              <w:right w:val="single" w:sz="4" w:space="0" w:color="auto"/>
            </w:tcBorders>
            <w:hideMark/>
          </w:tcPr>
          <w:p w14:paraId="63FE5328"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EC91134" w14:textId="77777777" w:rsidR="00276F55" w:rsidRPr="00276F55" w:rsidRDefault="00276F55" w:rsidP="00055A1D">
            <w:pPr>
              <w:pStyle w:val="Normalindentado2"/>
              <w:ind w:firstLine="708"/>
            </w:pPr>
            <w:r w:rsidRPr="00276F55">
              <w:t>Quiz</w:t>
            </w:r>
          </w:p>
        </w:tc>
      </w:tr>
      <w:tr w:rsidR="009B3F87" w:rsidRPr="00276F55" w14:paraId="5E171DF2" w14:textId="77777777">
        <w:tc>
          <w:tcPr>
            <w:tcW w:w="4320" w:type="dxa"/>
            <w:tcBorders>
              <w:top w:val="single" w:sz="4" w:space="0" w:color="auto"/>
              <w:left w:val="single" w:sz="4" w:space="0" w:color="auto"/>
              <w:bottom w:val="single" w:sz="4" w:space="0" w:color="auto"/>
              <w:right w:val="single" w:sz="4" w:space="0" w:color="auto"/>
            </w:tcBorders>
            <w:hideMark/>
          </w:tcPr>
          <w:p w14:paraId="5E85A37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7DC00CA" w14:textId="77777777" w:rsidR="00276F55" w:rsidRPr="00276F55" w:rsidRDefault="00276F55" w:rsidP="00055A1D">
            <w:pPr>
              <w:pStyle w:val="Normalindentado2"/>
              <w:ind w:firstLine="708"/>
            </w:pPr>
            <w:r w:rsidRPr="00276F55">
              <w:t>Alta</w:t>
            </w:r>
          </w:p>
        </w:tc>
      </w:tr>
      <w:tr w:rsidR="009B3F87" w:rsidRPr="00276F55" w14:paraId="6CEF0C44" w14:textId="77777777">
        <w:tc>
          <w:tcPr>
            <w:tcW w:w="4320" w:type="dxa"/>
            <w:tcBorders>
              <w:top w:val="single" w:sz="4" w:space="0" w:color="auto"/>
              <w:left w:val="single" w:sz="4" w:space="0" w:color="auto"/>
              <w:bottom w:val="single" w:sz="4" w:space="0" w:color="auto"/>
              <w:right w:val="single" w:sz="4" w:space="0" w:color="auto"/>
            </w:tcBorders>
            <w:hideMark/>
          </w:tcPr>
          <w:p w14:paraId="37E4C194"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5DE31D7C" w14:textId="77777777" w:rsidR="00276F55" w:rsidRPr="00276F55" w:rsidRDefault="00276F55" w:rsidP="00055A1D">
            <w:pPr>
              <w:pStyle w:val="Normalindentado2"/>
              <w:ind w:firstLine="708"/>
            </w:pPr>
            <w:r w:rsidRPr="00276F55">
              <w:t>Preguntas del cuestionario y respuestas suministradas por el usuario.</w:t>
            </w:r>
          </w:p>
        </w:tc>
      </w:tr>
      <w:tr w:rsidR="009B3F87" w:rsidRPr="00276F55" w14:paraId="1DB561EE" w14:textId="77777777">
        <w:tc>
          <w:tcPr>
            <w:tcW w:w="4320" w:type="dxa"/>
            <w:tcBorders>
              <w:top w:val="single" w:sz="4" w:space="0" w:color="auto"/>
              <w:left w:val="single" w:sz="4" w:space="0" w:color="auto"/>
              <w:bottom w:val="single" w:sz="4" w:space="0" w:color="auto"/>
              <w:right w:val="single" w:sz="4" w:space="0" w:color="auto"/>
            </w:tcBorders>
            <w:hideMark/>
          </w:tcPr>
          <w:p w14:paraId="29B66DF6"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56A54783"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9B3F87" w:rsidRPr="00276F55" w14:paraId="78CE8629" w14:textId="77777777">
        <w:tc>
          <w:tcPr>
            <w:tcW w:w="4320" w:type="dxa"/>
            <w:tcBorders>
              <w:top w:val="single" w:sz="4" w:space="0" w:color="auto"/>
              <w:left w:val="single" w:sz="4" w:space="0" w:color="auto"/>
              <w:bottom w:val="single" w:sz="4" w:space="0" w:color="auto"/>
              <w:right w:val="single" w:sz="4" w:space="0" w:color="auto"/>
            </w:tcBorders>
            <w:hideMark/>
          </w:tcPr>
          <w:p w14:paraId="527AAC2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472BDD1D" w14:textId="77777777" w:rsidR="00276F55" w:rsidRPr="00276F55" w:rsidRDefault="00276F55" w:rsidP="00055A1D">
            <w:pPr>
              <w:pStyle w:val="Normalindentado2"/>
              <w:ind w:firstLine="708"/>
            </w:pPr>
            <w:r w:rsidRPr="00276F55">
              <w:t>Desempeño del usuario mostrado en pantalla.</w:t>
            </w:r>
          </w:p>
        </w:tc>
      </w:tr>
    </w:tbl>
    <w:p w14:paraId="25FDD0ED" w14:textId="77777777" w:rsidR="00276F55" w:rsidRPr="00276F55" w:rsidRDefault="00276F55" w:rsidP="00055A1D">
      <w:pPr>
        <w:pStyle w:val="Normalindentado2"/>
        <w:ind w:firstLine="708"/>
        <w:rPr>
          <w:lang w:val="en-US"/>
        </w:rPr>
      </w:pPr>
    </w:p>
    <w:p w14:paraId="1544DBA8" w14:textId="77777777" w:rsidR="00276F55" w:rsidRPr="00276F55" w:rsidRDefault="00276F55" w:rsidP="00B74ADD">
      <w:pPr>
        <w:pStyle w:val="Normalindentado2"/>
        <w:ind w:left="1996"/>
        <w:rPr>
          <w:b/>
          <w:bCs/>
          <w:iCs/>
        </w:rPr>
      </w:pPr>
      <w:r w:rsidRPr="00276F55">
        <w:rPr>
          <w:b/>
          <w:bCs/>
          <w:iCs/>
        </w:rPr>
        <w:t>RF22 – Generación de resultados</w:t>
      </w:r>
    </w:p>
    <w:p w14:paraId="0DAB816B" w14:textId="77777777" w:rsidR="00276F55" w:rsidRPr="00276F55" w:rsidRDefault="00276F55" w:rsidP="00055A1D">
      <w:pPr>
        <w:pStyle w:val="Normalindentado2"/>
        <w:ind w:firstLine="708"/>
      </w:pPr>
      <w:r w:rsidRPr="00276F55">
        <w:rPr>
          <w:b/>
        </w:rPr>
        <w:t xml:space="preserve">Descripción: </w:t>
      </w:r>
      <w:r w:rsidRPr="00276F55">
        <w:t>El sistema calcula y muestra el desempeño del usuario en el quiz.</w:t>
      </w:r>
    </w:p>
    <w:tbl>
      <w:tblPr>
        <w:tblStyle w:val="Tablaconcuadrcula"/>
        <w:tblW w:w="0" w:type="auto"/>
        <w:tblLook w:val="04A0" w:firstRow="1" w:lastRow="0" w:firstColumn="1" w:lastColumn="0" w:noHBand="0" w:noVBand="1"/>
      </w:tblPr>
      <w:tblGrid>
        <w:gridCol w:w="4242"/>
        <w:gridCol w:w="4252"/>
      </w:tblGrid>
      <w:tr w:rsidR="009B3F87" w:rsidRPr="00276F55" w14:paraId="1E08D99A" w14:textId="77777777">
        <w:tc>
          <w:tcPr>
            <w:tcW w:w="4320" w:type="dxa"/>
            <w:tcBorders>
              <w:top w:val="single" w:sz="4" w:space="0" w:color="auto"/>
              <w:left w:val="single" w:sz="4" w:space="0" w:color="auto"/>
              <w:bottom w:val="single" w:sz="4" w:space="0" w:color="auto"/>
              <w:right w:val="single" w:sz="4" w:space="0" w:color="auto"/>
            </w:tcBorders>
            <w:hideMark/>
          </w:tcPr>
          <w:p w14:paraId="0790A0FE"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27CEFD0" w14:textId="77777777" w:rsidR="00276F55" w:rsidRPr="00276F55" w:rsidRDefault="00276F55" w:rsidP="00055A1D">
            <w:pPr>
              <w:pStyle w:val="Normalindentado2"/>
              <w:ind w:firstLine="708"/>
            </w:pPr>
            <w:r w:rsidRPr="00276F55">
              <w:t>RF22</w:t>
            </w:r>
          </w:p>
        </w:tc>
      </w:tr>
      <w:tr w:rsidR="009B3F87" w:rsidRPr="00276F55" w14:paraId="3B13F0DB" w14:textId="77777777">
        <w:tc>
          <w:tcPr>
            <w:tcW w:w="4320" w:type="dxa"/>
            <w:tcBorders>
              <w:top w:val="single" w:sz="4" w:space="0" w:color="auto"/>
              <w:left w:val="single" w:sz="4" w:space="0" w:color="auto"/>
              <w:bottom w:val="single" w:sz="4" w:space="0" w:color="auto"/>
              <w:right w:val="single" w:sz="4" w:space="0" w:color="auto"/>
            </w:tcBorders>
            <w:hideMark/>
          </w:tcPr>
          <w:p w14:paraId="5490B705"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4ECA1EFF" w14:textId="77777777" w:rsidR="00276F55" w:rsidRPr="00276F55" w:rsidRDefault="00276F55" w:rsidP="00055A1D">
            <w:pPr>
              <w:pStyle w:val="Normalindentado2"/>
              <w:ind w:firstLine="708"/>
            </w:pPr>
            <w:r w:rsidRPr="00276F55">
              <w:t>Generación de resultados</w:t>
            </w:r>
          </w:p>
        </w:tc>
      </w:tr>
      <w:tr w:rsidR="009B3F87" w:rsidRPr="00276F55" w14:paraId="7D52DCC6" w14:textId="77777777">
        <w:tc>
          <w:tcPr>
            <w:tcW w:w="4320" w:type="dxa"/>
            <w:tcBorders>
              <w:top w:val="single" w:sz="4" w:space="0" w:color="auto"/>
              <w:left w:val="single" w:sz="4" w:space="0" w:color="auto"/>
              <w:bottom w:val="single" w:sz="4" w:space="0" w:color="auto"/>
              <w:right w:val="single" w:sz="4" w:space="0" w:color="auto"/>
            </w:tcBorders>
            <w:hideMark/>
          </w:tcPr>
          <w:p w14:paraId="070BE1B2"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6DDE1EDC" w14:textId="77777777" w:rsidR="00276F55" w:rsidRPr="00276F55" w:rsidRDefault="00276F55" w:rsidP="00055A1D">
            <w:pPr>
              <w:pStyle w:val="Normalindentado2"/>
              <w:ind w:firstLine="708"/>
            </w:pPr>
            <w:r w:rsidRPr="00276F55">
              <w:t>Quiz</w:t>
            </w:r>
          </w:p>
        </w:tc>
      </w:tr>
      <w:tr w:rsidR="009B3F87" w:rsidRPr="00276F55" w14:paraId="4DA03869" w14:textId="77777777">
        <w:tc>
          <w:tcPr>
            <w:tcW w:w="4320" w:type="dxa"/>
            <w:tcBorders>
              <w:top w:val="single" w:sz="4" w:space="0" w:color="auto"/>
              <w:left w:val="single" w:sz="4" w:space="0" w:color="auto"/>
              <w:bottom w:val="single" w:sz="4" w:space="0" w:color="auto"/>
              <w:right w:val="single" w:sz="4" w:space="0" w:color="auto"/>
            </w:tcBorders>
            <w:hideMark/>
          </w:tcPr>
          <w:p w14:paraId="6EEC85B2"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2D201EB" w14:textId="77777777" w:rsidR="00276F55" w:rsidRPr="00276F55" w:rsidRDefault="00276F55" w:rsidP="00055A1D">
            <w:pPr>
              <w:pStyle w:val="Normalindentado2"/>
              <w:ind w:firstLine="708"/>
            </w:pPr>
            <w:r w:rsidRPr="00276F55">
              <w:t>Alta</w:t>
            </w:r>
          </w:p>
        </w:tc>
      </w:tr>
      <w:tr w:rsidR="009B3F87" w:rsidRPr="00276F55" w14:paraId="5255195D" w14:textId="77777777">
        <w:tc>
          <w:tcPr>
            <w:tcW w:w="4320" w:type="dxa"/>
            <w:tcBorders>
              <w:top w:val="single" w:sz="4" w:space="0" w:color="auto"/>
              <w:left w:val="single" w:sz="4" w:space="0" w:color="auto"/>
              <w:bottom w:val="single" w:sz="4" w:space="0" w:color="auto"/>
              <w:right w:val="single" w:sz="4" w:space="0" w:color="auto"/>
            </w:tcBorders>
            <w:hideMark/>
          </w:tcPr>
          <w:p w14:paraId="16A0FC2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8F60CC8" w14:textId="77777777" w:rsidR="00276F55" w:rsidRPr="00276F55" w:rsidRDefault="00276F55" w:rsidP="00055A1D">
            <w:pPr>
              <w:pStyle w:val="Normalindentado2"/>
              <w:ind w:firstLine="708"/>
            </w:pPr>
            <w:r w:rsidRPr="00276F55">
              <w:t>Preguntas del cuestionario y respuestas suministradas por el usuario.</w:t>
            </w:r>
          </w:p>
        </w:tc>
      </w:tr>
      <w:tr w:rsidR="009B3F87" w:rsidRPr="00276F55" w14:paraId="22C702E7" w14:textId="77777777">
        <w:tc>
          <w:tcPr>
            <w:tcW w:w="4320" w:type="dxa"/>
            <w:tcBorders>
              <w:top w:val="single" w:sz="4" w:space="0" w:color="auto"/>
              <w:left w:val="single" w:sz="4" w:space="0" w:color="auto"/>
              <w:bottom w:val="single" w:sz="4" w:space="0" w:color="auto"/>
              <w:right w:val="single" w:sz="4" w:space="0" w:color="auto"/>
            </w:tcBorders>
            <w:hideMark/>
          </w:tcPr>
          <w:p w14:paraId="25BAF448"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03A2C6D" w14:textId="77777777" w:rsidR="00276F55" w:rsidRPr="00276F55" w:rsidRDefault="00276F55" w:rsidP="00055A1D">
            <w:pPr>
              <w:pStyle w:val="Normalindentado2"/>
              <w:ind w:firstLine="708"/>
            </w:pPr>
            <w:r w:rsidRPr="00276F55">
              <w:t>El sistema presenta las preguntas, evalúa las respuestas y calcula el resultado correspondiente.</w:t>
            </w:r>
          </w:p>
        </w:tc>
      </w:tr>
      <w:tr w:rsidR="009B3F87" w:rsidRPr="00276F55" w14:paraId="330B1718" w14:textId="77777777">
        <w:tc>
          <w:tcPr>
            <w:tcW w:w="4320" w:type="dxa"/>
            <w:tcBorders>
              <w:top w:val="single" w:sz="4" w:space="0" w:color="auto"/>
              <w:left w:val="single" w:sz="4" w:space="0" w:color="auto"/>
              <w:bottom w:val="single" w:sz="4" w:space="0" w:color="auto"/>
              <w:right w:val="single" w:sz="4" w:space="0" w:color="auto"/>
            </w:tcBorders>
            <w:hideMark/>
          </w:tcPr>
          <w:p w14:paraId="47C71F53"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D0990F7" w14:textId="77777777" w:rsidR="00276F55" w:rsidRPr="00276F55" w:rsidRDefault="00276F55" w:rsidP="00055A1D">
            <w:pPr>
              <w:pStyle w:val="Normalindentado2"/>
              <w:ind w:firstLine="708"/>
            </w:pPr>
            <w:r w:rsidRPr="00276F55">
              <w:t>Desempeño del usuario mostrado en pantalla.</w:t>
            </w:r>
          </w:p>
        </w:tc>
      </w:tr>
    </w:tbl>
    <w:p w14:paraId="4B81B282" w14:textId="77777777" w:rsidR="00276F55" w:rsidRPr="00276F55" w:rsidRDefault="00276F55" w:rsidP="00055A1D">
      <w:pPr>
        <w:pStyle w:val="Normalindentado2"/>
        <w:ind w:firstLine="708"/>
        <w:rPr>
          <w:lang w:val="en-US"/>
        </w:rPr>
      </w:pPr>
    </w:p>
    <w:p w14:paraId="49AA074F" w14:textId="77777777" w:rsidR="00276F55" w:rsidRPr="00276F55" w:rsidRDefault="00276F55" w:rsidP="00B74ADD">
      <w:pPr>
        <w:pStyle w:val="Normalindentado2"/>
        <w:ind w:left="1996"/>
        <w:rPr>
          <w:b/>
          <w:bCs/>
          <w:iCs/>
        </w:rPr>
      </w:pPr>
      <w:r w:rsidRPr="00276F55">
        <w:rPr>
          <w:b/>
          <w:bCs/>
          <w:iCs/>
        </w:rPr>
        <w:t>RF23 – Interacción con mascota</w:t>
      </w:r>
    </w:p>
    <w:p w14:paraId="1AE732A0" w14:textId="77777777" w:rsidR="00276F55" w:rsidRPr="00276F55" w:rsidRDefault="00276F55" w:rsidP="00055A1D">
      <w:pPr>
        <w:pStyle w:val="Normalindentado2"/>
        <w:ind w:firstLine="708"/>
      </w:pPr>
      <w:r w:rsidRPr="00276F55">
        <w:rPr>
          <w:b/>
        </w:rPr>
        <w:t xml:space="preserve">Descripción: </w:t>
      </w:r>
      <w:r w:rsidRPr="00276F55">
        <w:t>Permite al usuario realizar acciones sobre la mascota, tales como tocar, alimentar o interactuar.</w:t>
      </w:r>
    </w:p>
    <w:tbl>
      <w:tblPr>
        <w:tblStyle w:val="Tablaconcuadrcula"/>
        <w:tblW w:w="0" w:type="auto"/>
        <w:tblLook w:val="04A0" w:firstRow="1" w:lastRow="0" w:firstColumn="1" w:lastColumn="0" w:noHBand="0" w:noVBand="1"/>
      </w:tblPr>
      <w:tblGrid>
        <w:gridCol w:w="4244"/>
        <w:gridCol w:w="4250"/>
      </w:tblGrid>
      <w:tr w:rsidR="009B3F87" w:rsidRPr="00276F55" w14:paraId="0579ED2C" w14:textId="77777777">
        <w:tc>
          <w:tcPr>
            <w:tcW w:w="4320" w:type="dxa"/>
            <w:tcBorders>
              <w:top w:val="single" w:sz="4" w:space="0" w:color="auto"/>
              <w:left w:val="single" w:sz="4" w:space="0" w:color="auto"/>
              <w:bottom w:val="single" w:sz="4" w:space="0" w:color="auto"/>
              <w:right w:val="single" w:sz="4" w:space="0" w:color="auto"/>
            </w:tcBorders>
            <w:hideMark/>
          </w:tcPr>
          <w:p w14:paraId="328DDE32"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91F53E" w14:textId="77777777" w:rsidR="00276F55" w:rsidRPr="00276F55" w:rsidRDefault="00276F55" w:rsidP="00055A1D">
            <w:pPr>
              <w:pStyle w:val="Normalindentado2"/>
              <w:ind w:firstLine="708"/>
            </w:pPr>
            <w:r w:rsidRPr="00276F55">
              <w:t>RF23</w:t>
            </w:r>
          </w:p>
        </w:tc>
      </w:tr>
      <w:tr w:rsidR="009B3F87" w:rsidRPr="00276F55" w14:paraId="5CD4A657" w14:textId="77777777">
        <w:tc>
          <w:tcPr>
            <w:tcW w:w="4320" w:type="dxa"/>
            <w:tcBorders>
              <w:top w:val="single" w:sz="4" w:space="0" w:color="auto"/>
              <w:left w:val="single" w:sz="4" w:space="0" w:color="auto"/>
              <w:bottom w:val="single" w:sz="4" w:space="0" w:color="auto"/>
              <w:right w:val="single" w:sz="4" w:space="0" w:color="auto"/>
            </w:tcBorders>
            <w:hideMark/>
          </w:tcPr>
          <w:p w14:paraId="318C5374"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6A51E5" w14:textId="77777777" w:rsidR="00276F55" w:rsidRPr="00276F55" w:rsidRDefault="00276F55" w:rsidP="00055A1D">
            <w:pPr>
              <w:pStyle w:val="Normalindentado2"/>
              <w:ind w:firstLine="708"/>
            </w:pPr>
            <w:r w:rsidRPr="00276F55">
              <w:t>Interacción con mascota</w:t>
            </w:r>
          </w:p>
        </w:tc>
      </w:tr>
      <w:tr w:rsidR="009B3F87" w:rsidRPr="00276F55" w14:paraId="3E2F1E44" w14:textId="77777777">
        <w:tc>
          <w:tcPr>
            <w:tcW w:w="4320" w:type="dxa"/>
            <w:tcBorders>
              <w:top w:val="single" w:sz="4" w:space="0" w:color="auto"/>
              <w:left w:val="single" w:sz="4" w:space="0" w:color="auto"/>
              <w:bottom w:val="single" w:sz="4" w:space="0" w:color="auto"/>
              <w:right w:val="single" w:sz="4" w:space="0" w:color="auto"/>
            </w:tcBorders>
            <w:hideMark/>
          </w:tcPr>
          <w:p w14:paraId="64FE4406"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09849404" w14:textId="77777777" w:rsidR="00276F55" w:rsidRPr="00276F55" w:rsidRDefault="00276F55" w:rsidP="00055A1D">
            <w:pPr>
              <w:pStyle w:val="Normalindentado2"/>
              <w:ind w:firstLine="708"/>
            </w:pPr>
            <w:r w:rsidRPr="00276F55">
              <w:t>Mascota virtual</w:t>
            </w:r>
          </w:p>
        </w:tc>
      </w:tr>
      <w:tr w:rsidR="009B3F87" w:rsidRPr="00276F55" w14:paraId="398C4457" w14:textId="77777777">
        <w:tc>
          <w:tcPr>
            <w:tcW w:w="4320" w:type="dxa"/>
            <w:tcBorders>
              <w:top w:val="single" w:sz="4" w:space="0" w:color="auto"/>
              <w:left w:val="single" w:sz="4" w:space="0" w:color="auto"/>
              <w:bottom w:val="single" w:sz="4" w:space="0" w:color="auto"/>
              <w:right w:val="single" w:sz="4" w:space="0" w:color="auto"/>
            </w:tcBorders>
            <w:hideMark/>
          </w:tcPr>
          <w:p w14:paraId="30A8F51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5CD02E47" w14:textId="77777777" w:rsidR="00276F55" w:rsidRPr="00276F55" w:rsidRDefault="00276F55" w:rsidP="00055A1D">
            <w:pPr>
              <w:pStyle w:val="Normalindentado2"/>
              <w:ind w:firstLine="708"/>
            </w:pPr>
            <w:r w:rsidRPr="00276F55">
              <w:t>Alta</w:t>
            </w:r>
          </w:p>
        </w:tc>
      </w:tr>
      <w:tr w:rsidR="009B3F87" w:rsidRPr="00276F55" w14:paraId="0440AAFC" w14:textId="77777777">
        <w:tc>
          <w:tcPr>
            <w:tcW w:w="4320" w:type="dxa"/>
            <w:tcBorders>
              <w:top w:val="single" w:sz="4" w:space="0" w:color="auto"/>
              <w:left w:val="single" w:sz="4" w:space="0" w:color="auto"/>
              <w:bottom w:val="single" w:sz="4" w:space="0" w:color="auto"/>
              <w:right w:val="single" w:sz="4" w:space="0" w:color="auto"/>
            </w:tcBorders>
            <w:hideMark/>
          </w:tcPr>
          <w:p w14:paraId="5526A2AF"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63BEEB0" w14:textId="77777777" w:rsidR="00276F55" w:rsidRPr="00276F55" w:rsidRDefault="00276F55" w:rsidP="00055A1D">
            <w:pPr>
              <w:pStyle w:val="Normalindentado2"/>
              <w:ind w:firstLine="708"/>
            </w:pPr>
            <w:r w:rsidRPr="00276F55">
              <w:t>Acciones realizadas por el usuario y estado actual de la mascota.</w:t>
            </w:r>
          </w:p>
        </w:tc>
      </w:tr>
      <w:tr w:rsidR="009B3F87" w:rsidRPr="00276F55" w14:paraId="56B51582" w14:textId="77777777">
        <w:tc>
          <w:tcPr>
            <w:tcW w:w="4320" w:type="dxa"/>
            <w:tcBorders>
              <w:top w:val="single" w:sz="4" w:space="0" w:color="auto"/>
              <w:left w:val="single" w:sz="4" w:space="0" w:color="auto"/>
              <w:bottom w:val="single" w:sz="4" w:space="0" w:color="auto"/>
              <w:right w:val="single" w:sz="4" w:space="0" w:color="auto"/>
            </w:tcBorders>
            <w:hideMark/>
          </w:tcPr>
          <w:p w14:paraId="3FEC3F3E"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543021E"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9B3F87" w:rsidRPr="00276F55" w14:paraId="4628D8F2" w14:textId="77777777">
        <w:tc>
          <w:tcPr>
            <w:tcW w:w="4320" w:type="dxa"/>
            <w:tcBorders>
              <w:top w:val="single" w:sz="4" w:space="0" w:color="auto"/>
              <w:left w:val="single" w:sz="4" w:space="0" w:color="auto"/>
              <w:bottom w:val="single" w:sz="4" w:space="0" w:color="auto"/>
              <w:right w:val="single" w:sz="4" w:space="0" w:color="auto"/>
            </w:tcBorders>
            <w:hideMark/>
          </w:tcPr>
          <w:p w14:paraId="7C07098B"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35061A39" w14:textId="77777777" w:rsidR="00276F55" w:rsidRPr="00276F55" w:rsidRDefault="00276F55" w:rsidP="00055A1D">
            <w:pPr>
              <w:pStyle w:val="Normalindentado2"/>
              <w:ind w:firstLine="708"/>
            </w:pPr>
            <w:r w:rsidRPr="00276F55">
              <w:t>Mascota actualizada según la interacción realizada.</w:t>
            </w:r>
          </w:p>
        </w:tc>
      </w:tr>
    </w:tbl>
    <w:p w14:paraId="28178665" w14:textId="77777777" w:rsidR="00276F55" w:rsidRPr="00276F55" w:rsidRDefault="00276F55" w:rsidP="00055A1D">
      <w:pPr>
        <w:pStyle w:val="Normalindentado2"/>
        <w:ind w:firstLine="708"/>
        <w:rPr>
          <w:lang w:val="en-US"/>
        </w:rPr>
      </w:pPr>
    </w:p>
    <w:p w14:paraId="298B994C" w14:textId="77777777" w:rsidR="00276F55" w:rsidRPr="00276F55" w:rsidRDefault="00276F55" w:rsidP="00B74ADD">
      <w:pPr>
        <w:pStyle w:val="Normalindentado2"/>
        <w:ind w:left="1996"/>
        <w:rPr>
          <w:b/>
          <w:bCs/>
          <w:iCs/>
        </w:rPr>
      </w:pPr>
      <w:r w:rsidRPr="00276F55">
        <w:rPr>
          <w:b/>
          <w:bCs/>
          <w:iCs/>
        </w:rPr>
        <w:t>RF24 – Actualización del estado emocional</w:t>
      </w:r>
    </w:p>
    <w:p w14:paraId="6B84D2D2" w14:textId="77777777" w:rsidR="00276F55" w:rsidRPr="00276F55" w:rsidRDefault="00276F55" w:rsidP="00055A1D">
      <w:pPr>
        <w:pStyle w:val="Normalindentado2"/>
        <w:ind w:firstLine="708"/>
      </w:pPr>
      <w:r w:rsidRPr="00276F55">
        <w:rPr>
          <w:b/>
        </w:rPr>
        <w:t xml:space="preserve">Descripción: </w:t>
      </w:r>
      <w:r w:rsidRPr="00276F55">
        <w:t>La mascota cambia su estado en función de las acciones del usuario y su nivel de actividad.</w:t>
      </w:r>
    </w:p>
    <w:tbl>
      <w:tblPr>
        <w:tblStyle w:val="Tablaconcuadrcula"/>
        <w:tblW w:w="0" w:type="auto"/>
        <w:tblLook w:val="04A0" w:firstRow="1" w:lastRow="0" w:firstColumn="1" w:lastColumn="0" w:noHBand="0" w:noVBand="1"/>
      </w:tblPr>
      <w:tblGrid>
        <w:gridCol w:w="4239"/>
        <w:gridCol w:w="4255"/>
      </w:tblGrid>
      <w:tr w:rsidR="009B3F87" w:rsidRPr="00276F55" w14:paraId="1D78A0BC" w14:textId="77777777">
        <w:tc>
          <w:tcPr>
            <w:tcW w:w="4320" w:type="dxa"/>
            <w:tcBorders>
              <w:top w:val="single" w:sz="4" w:space="0" w:color="auto"/>
              <w:left w:val="single" w:sz="4" w:space="0" w:color="auto"/>
              <w:bottom w:val="single" w:sz="4" w:space="0" w:color="auto"/>
              <w:right w:val="single" w:sz="4" w:space="0" w:color="auto"/>
            </w:tcBorders>
            <w:hideMark/>
          </w:tcPr>
          <w:p w14:paraId="6198B6CD"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AA9C1B2" w14:textId="77777777" w:rsidR="00276F55" w:rsidRPr="00276F55" w:rsidRDefault="00276F55" w:rsidP="00055A1D">
            <w:pPr>
              <w:pStyle w:val="Normalindentado2"/>
              <w:ind w:firstLine="708"/>
            </w:pPr>
            <w:r w:rsidRPr="00276F55">
              <w:t>RF24</w:t>
            </w:r>
          </w:p>
        </w:tc>
      </w:tr>
      <w:tr w:rsidR="009B3F87" w:rsidRPr="00276F55" w14:paraId="7E909D9D" w14:textId="77777777">
        <w:tc>
          <w:tcPr>
            <w:tcW w:w="4320" w:type="dxa"/>
            <w:tcBorders>
              <w:top w:val="single" w:sz="4" w:space="0" w:color="auto"/>
              <w:left w:val="single" w:sz="4" w:space="0" w:color="auto"/>
              <w:bottom w:val="single" w:sz="4" w:space="0" w:color="auto"/>
              <w:right w:val="single" w:sz="4" w:space="0" w:color="auto"/>
            </w:tcBorders>
            <w:hideMark/>
          </w:tcPr>
          <w:p w14:paraId="37BB0252"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C54DC35" w14:textId="77777777" w:rsidR="00276F55" w:rsidRPr="00276F55" w:rsidRDefault="00276F55" w:rsidP="00055A1D">
            <w:pPr>
              <w:pStyle w:val="Normalindentado2"/>
              <w:ind w:firstLine="708"/>
            </w:pPr>
            <w:r w:rsidRPr="00276F55">
              <w:t>Actualización del estado emocional</w:t>
            </w:r>
          </w:p>
        </w:tc>
      </w:tr>
      <w:tr w:rsidR="009B3F87" w:rsidRPr="00276F55" w14:paraId="057EC9E0" w14:textId="77777777">
        <w:tc>
          <w:tcPr>
            <w:tcW w:w="4320" w:type="dxa"/>
            <w:tcBorders>
              <w:top w:val="single" w:sz="4" w:space="0" w:color="auto"/>
              <w:left w:val="single" w:sz="4" w:space="0" w:color="auto"/>
              <w:bottom w:val="single" w:sz="4" w:space="0" w:color="auto"/>
              <w:right w:val="single" w:sz="4" w:space="0" w:color="auto"/>
            </w:tcBorders>
            <w:hideMark/>
          </w:tcPr>
          <w:p w14:paraId="0CFB915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2A04640B" w14:textId="77777777" w:rsidR="00276F55" w:rsidRPr="00276F55" w:rsidRDefault="00276F55" w:rsidP="00055A1D">
            <w:pPr>
              <w:pStyle w:val="Normalindentado2"/>
              <w:ind w:firstLine="708"/>
            </w:pPr>
            <w:r w:rsidRPr="00276F55">
              <w:t>Mascota virtual</w:t>
            </w:r>
          </w:p>
        </w:tc>
      </w:tr>
      <w:tr w:rsidR="009B3F87" w:rsidRPr="00276F55" w14:paraId="71E2E3CF" w14:textId="77777777">
        <w:tc>
          <w:tcPr>
            <w:tcW w:w="4320" w:type="dxa"/>
            <w:tcBorders>
              <w:top w:val="single" w:sz="4" w:space="0" w:color="auto"/>
              <w:left w:val="single" w:sz="4" w:space="0" w:color="auto"/>
              <w:bottom w:val="single" w:sz="4" w:space="0" w:color="auto"/>
              <w:right w:val="single" w:sz="4" w:space="0" w:color="auto"/>
            </w:tcBorders>
            <w:hideMark/>
          </w:tcPr>
          <w:p w14:paraId="6C133B9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38E2DA71" w14:textId="77777777" w:rsidR="00276F55" w:rsidRPr="00276F55" w:rsidRDefault="00276F55" w:rsidP="00055A1D">
            <w:pPr>
              <w:pStyle w:val="Normalindentado2"/>
              <w:ind w:firstLine="708"/>
            </w:pPr>
            <w:r w:rsidRPr="00276F55">
              <w:t>Alta</w:t>
            </w:r>
          </w:p>
        </w:tc>
      </w:tr>
      <w:tr w:rsidR="009B3F87" w:rsidRPr="00276F55" w14:paraId="65BF8357" w14:textId="77777777">
        <w:tc>
          <w:tcPr>
            <w:tcW w:w="4320" w:type="dxa"/>
            <w:tcBorders>
              <w:top w:val="single" w:sz="4" w:space="0" w:color="auto"/>
              <w:left w:val="single" w:sz="4" w:space="0" w:color="auto"/>
              <w:bottom w:val="single" w:sz="4" w:space="0" w:color="auto"/>
              <w:right w:val="single" w:sz="4" w:space="0" w:color="auto"/>
            </w:tcBorders>
            <w:hideMark/>
          </w:tcPr>
          <w:p w14:paraId="284A7656"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4BAA77B7" w14:textId="77777777" w:rsidR="00276F55" w:rsidRPr="00276F55" w:rsidRDefault="00276F55" w:rsidP="00055A1D">
            <w:pPr>
              <w:pStyle w:val="Normalindentado2"/>
              <w:ind w:firstLine="708"/>
            </w:pPr>
            <w:r w:rsidRPr="00276F55">
              <w:t>Acciones realizadas por el usuario y estado actual de la mascota.</w:t>
            </w:r>
          </w:p>
        </w:tc>
      </w:tr>
      <w:tr w:rsidR="009B3F87" w:rsidRPr="00276F55" w14:paraId="379547AD" w14:textId="77777777">
        <w:tc>
          <w:tcPr>
            <w:tcW w:w="4320" w:type="dxa"/>
            <w:tcBorders>
              <w:top w:val="single" w:sz="4" w:space="0" w:color="auto"/>
              <w:left w:val="single" w:sz="4" w:space="0" w:color="auto"/>
              <w:bottom w:val="single" w:sz="4" w:space="0" w:color="auto"/>
              <w:right w:val="single" w:sz="4" w:space="0" w:color="auto"/>
            </w:tcBorders>
            <w:hideMark/>
          </w:tcPr>
          <w:p w14:paraId="7F1E94F7" w14:textId="77777777" w:rsidR="00276F55" w:rsidRPr="00276F55" w:rsidRDefault="00276F55" w:rsidP="00055A1D">
            <w:pPr>
              <w:pStyle w:val="Normalindentado2"/>
              <w:ind w:firstLine="708"/>
            </w:pPr>
            <w:r w:rsidRPr="00276F55">
              <w:lastRenderedPageBreak/>
              <w:t>Proceso</w:t>
            </w:r>
          </w:p>
        </w:tc>
        <w:tc>
          <w:tcPr>
            <w:tcW w:w="4320" w:type="dxa"/>
            <w:tcBorders>
              <w:top w:val="single" w:sz="4" w:space="0" w:color="auto"/>
              <w:left w:val="single" w:sz="4" w:space="0" w:color="auto"/>
              <w:bottom w:val="single" w:sz="4" w:space="0" w:color="auto"/>
              <w:right w:val="single" w:sz="4" w:space="0" w:color="auto"/>
            </w:tcBorders>
            <w:hideMark/>
          </w:tcPr>
          <w:p w14:paraId="5345CB4E"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9B3F87" w:rsidRPr="00276F55" w14:paraId="37638D80" w14:textId="77777777">
        <w:tc>
          <w:tcPr>
            <w:tcW w:w="4320" w:type="dxa"/>
            <w:tcBorders>
              <w:top w:val="single" w:sz="4" w:space="0" w:color="auto"/>
              <w:left w:val="single" w:sz="4" w:space="0" w:color="auto"/>
              <w:bottom w:val="single" w:sz="4" w:space="0" w:color="auto"/>
              <w:right w:val="single" w:sz="4" w:space="0" w:color="auto"/>
            </w:tcBorders>
            <w:hideMark/>
          </w:tcPr>
          <w:p w14:paraId="74EB979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D23F465" w14:textId="77777777" w:rsidR="00276F55" w:rsidRPr="00276F55" w:rsidRDefault="00276F55" w:rsidP="00055A1D">
            <w:pPr>
              <w:pStyle w:val="Normalindentado2"/>
              <w:ind w:firstLine="708"/>
            </w:pPr>
            <w:r w:rsidRPr="00276F55">
              <w:t>Mascota actualizada según la interacción realizada.</w:t>
            </w:r>
          </w:p>
        </w:tc>
      </w:tr>
    </w:tbl>
    <w:p w14:paraId="013833EE" w14:textId="77777777" w:rsidR="00276F55" w:rsidRPr="00276F55" w:rsidRDefault="00276F55" w:rsidP="00055A1D">
      <w:pPr>
        <w:pStyle w:val="Normalindentado2"/>
        <w:ind w:firstLine="708"/>
        <w:rPr>
          <w:lang w:val="en-US"/>
        </w:rPr>
      </w:pPr>
    </w:p>
    <w:p w14:paraId="642CEF6D" w14:textId="77777777" w:rsidR="00276F55" w:rsidRPr="00276F55" w:rsidRDefault="00276F55" w:rsidP="00B74ADD">
      <w:pPr>
        <w:pStyle w:val="Normalindentado2"/>
        <w:ind w:left="1996"/>
        <w:rPr>
          <w:b/>
          <w:bCs/>
          <w:iCs/>
        </w:rPr>
      </w:pPr>
      <w:r w:rsidRPr="00276F55">
        <w:rPr>
          <w:b/>
          <w:bCs/>
          <w:iCs/>
        </w:rPr>
        <w:t>RF25 – Animaciones dinámicas</w:t>
      </w:r>
    </w:p>
    <w:p w14:paraId="2AEA0AC2" w14:textId="77777777" w:rsidR="00276F55" w:rsidRPr="00276F55" w:rsidRDefault="00276F55" w:rsidP="00055A1D">
      <w:pPr>
        <w:pStyle w:val="Normalindentado2"/>
        <w:ind w:firstLine="708"/>
      </w:pPr>
      <w:r w:rsidRPr="00276F55">
        <w:rPr>
          <w:b/>
        </w:rPr>
        <w:t xml:space="preserve">Descripción: </w:t>
      </w:r>
      <w:r w:rsidRPr="00276F55">
        <w:t>Se presentan animaciones que representan el estado actual de la mascota.</w:t>
      </w:r>
    </w:p>
    <w:tbl>
      <w:tblPr>
        <w:tblStyle w:val="Tablaconcuadrcula"/>
        <w:tblW w:w="0" w:type="auto"/>
        <w:tblLook w:val="04A0" w:firstRow="1" w:lastRow="0" w:firstColumn="1" w:lastColumn="0" w:noHBand="0" w:noVBand="1"/>
      </w:tblPr>
      <w:tblGrid>
        <w:gridCol w:w="4240"/>
        <w:gridCol w:w="4254"/>
      </w:tblGrid>
      <w:tr w:rsidR="009B3F87" w:rsidRPr="00276F55" w14:paraId="1722D7A5" w14:textId="77777777">
        <w:tc>
          <w:tcPr>
            <w:tcW w:w="4320" w:type="dxa"/>
            <w:tcBorders>
              <w:top w:val="single" w:sz="4" w:space="0" w:color="auto"/>
              <w:left w:val="single" w:sz="4" w:space="0" w:color="auto"/>
              <w:bottom w:val="single" w:sz="4" w:space="0" w:color="auto"/>
              <w:right w:val="single" w:sz="4" w:space="0" w:color="auto"/>
            </w:tcBorders>
            <w:hideMark/>
          </w:tcPr>
          <w:p w14:paraId="6FAB7177"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F2CDCE4" w14:textId="77777777" w:rsidR="00276F55" w:rsidRPr="00276F55" w:rsidRDefault="00276F55" w:rsidP="00055A1D">
            <w:pPr>
              <w:pStyle w:val="Normalindentado2"/>
              <w:ind w:firstLine="708"/>
            </w:pPr>
            <w:r w:rsidRPr="00276F55">
              <w:t>RF25</w:t>
            </w:r>
          </w:p>
        </w:tc>
      </w:tr>
      <w:tr w:rsidR="009B3F87" w:rsidRPr="00276F55" w14:paraId="2941E338" w14:textId="77777777">
        <w:tc>
          <w:tcPr>
            <w:tcW w:w="4320" w:type="dxa"/>
            <w:tcBorders>
              <w:top w:val="single" w:sz="4" w:space="0" w:color="auto"/>
              <w:left w:val="single" w:sz="4" w:space="0" w:color="auto"/>
              <w:bottom w:val="single" w:sz="4" w:space="0" w:color="auto"/>
              <w:right w:val="single" w:sz="4" w:space="0" w:color="auto"/>
            </w:tcBorders>
            <w:hideMark/>
          </w:tcPr>
          <w:p w14:paraId="2EB78CFD"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89AA7" w14:textId="77777777" w:rsidR="00276F55" w:rsidRPr="00276F55" w:rsidRDefault="00276F55" w:rsidP="00055A1D">
            <w:pPr>
              <w:pStyle w:val="Normalindentado2"/>
              <w:ind w:firstLine="708"/>
            </w:pPr>
            <w:r w:rsidRPr="00276F55">
              <w:t>Animaciones dinámicas</w:t>
            </w:r>
          </w:p>
        </w:tc>
      </w:tr>
      <w:tr w:rsidR="009B3F87" w:rsidRPr="00276F55" w14:paraId="098BC55C" w14:textId="77777777">
        <w:tc>
          <w:tcPr>
            <w:tcW w:w="4320" w:type="dxa"/>
            <w:tcBorders>
              <w:top w:val="single" w:sz="4" w:space="0" w:color="auto"/>
              <w:left w:val="single" w:sz="4" w:space="0" w:color="auto"/>
              <w:bottom w:val="single" w:sz="4" w:space="0" w:color="auto"/>
              <w:right w:val="single" w:sz="4" w:space="0" w:color="auto"/>
            </w:tcBorders>
            <w:hideMark/>
          </w:tcPr>
          <w:p w14:paraId="5FB69A0F"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B410C8F" w14:textId="77777777" w:rsidR="00276F55" w:rsidRPr="00276F55" w:rsidRDefault="00276F55" w:rsidP="00055A1D">
            <w:pPr>
              <w:pStyle w:val="Normalindentado2"/>
              <w:ind w:firstLine="708"/>
            </w:pPr>
            <w:r w:rsidRPr="00276F55">
              <w:t>Mascota virtual</w:t>
            </w:r>
          </w:p>
        </w:tc>
      </w:tr>
      <w:tr w:rsidR="009B3F87" w:rsidRPr="00276F55" w14:paraId="492E0346" w14:textId="77777777">
        <w:tc>
          <w:tcPr>
            <w:tcW w:w="4320" w:type="dxa"/>
            <w:tcBorders>
              <w:top w:val="single" w:sz="4" w:space="0" w:color="auto"/>
              <w:left w:val="single" w:sz="4" w:space="0" w:color="auto"/>
              <w:bottom w:val="single" w:sz="4" w:space="0" w:color="auto"/>
              <w:right w:val="single" w:sz="4" w:space="0" w:color="auto"/>
            </w:tcBorders>
            <w:hideMark/>
          </w:tcPr>
          <w:p w14:paraId="521F1431"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0D56775E" w14:textId="77777777" w:rsidR="00276F55" w:rsidRPr="00276F55" w:rsidRDefault="00276F55" w:rsidP="00055A1D">
            <w:pPr>
              <w:pStyle w:val="Normalindentado2"/>
              <w:ind w:firstLine="708"/>
            </w:pPr>
            <w:r w:rsidRPr="00276F55">
              <w:t>Alta</w:t>
            </w:r>
          </w:p>
        </w:tc>
      </w:tr>
      <w:tr w:rsidR="009B3F87" w:rsidRPr="00276F55" w14:paraId="4C32AF13" w14:textId="77777777">
        <w:tc>
          <w:tcPr>
            <w:tcW w:w="4320" w:type="dxa"/>
            <w:tcBorders>
              <w:top w:val="single" w:sz="4" w:space="0" w:color="auto"/>
              <w:left w:val="single" w:sz="4" w:space="0" w:color="auto"/>
              <w:bottom w:val="single" w:sz="4" w:space="0" w:color="auto"/>
              <w:right w:val="single" w:sz="4" w:space="0" w:color="auto"/>
            </w:tcBorders>
            <w:hideMark/>
          </w:tcPr>
          <w:p w14:paraId="05408221"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6CCDC78" w14:textId="77777777" w:rsidR="00276F55" w:rsidRPr="00276F55" w:rsidRDefault="00276F55" w:rsidP="00055A1D">
            <w:pPr>
              <w:pStyle w:val="Normalindentado2"/>
              <w:ind w:firstLine="708"/>
            </w:pPr>
            <w:r w:rsidRPr="00276F55">
              <w:t>Acciones realizadas por el usuario y estado actual de la mascota.</w:t>
            </w:r>
          </w:p>
        </w:tc>
      </w:tr>
      <w:tr w:rsidR="009B3F87" w:rsidRPr="00276F55" w14:paraId="74BDF916" w14:textId="77777777">
        <w:tc>
          <w:tcPr>
            <w:tcW w:w="4320" w:type="dxa"/>
            <w:tcBorders>
              <w:top w:val="single" w:sz="4" w:space="0" w:color="auto"/>
              <w:left w:val="single" w:sz="4" w:space="0" w:color="auto"/>
              <w:bottom w:val="single" w:sz="4" w:space="0" w:color="auto"/>
              <w:right w:val="single" w:sz="4" w:space="0" w:color="auto"/>
            </w:tcBorders>
            <w:hideMark/>
          </w:tcPr>
          <w:p w14:paraId="4F7350AE"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5EB08D1" w14:textId="77777777" w:rsidR="00276F55" w:rsidRPr="00276F55" w:rsidRDefault="00276F55" w:rsidP="00055A1D">
            <w:pPr>
              <w:pStyle w:val="Normalindentado2"/>
              <w:ind w:firstLine="708"/>
            </w:pPr>
            <w:r w:rsidRPr="00276F55">
              <w:t>El sistema interpreta la interacción, actualiza el estado emocional y representa visualmente el cambio mediante animaciones.</w:t>
            </w:r>
          </w:p>
        </w:tc>
      </w:tr>
      <w:tr w:rsidR="005F589D" w:rsidRPr="00276F55" w14:paraId="01C6F5FD" w14:textId="77777777">
        <w:tc>
          <w:tcPr>
            <w:tcW w:w="4320" w:type="dxa"/>
            <w:tcBorders>
              <w:top w:val="single" w:sz="4" w:space="0" w:color="auto"/>
              <w:left w:val="single" w:sz="4" w:space="0" w:color="auto"/>
              <w:bottom w:val="single" w:sz="4" w:space="0" w:color="auto"/>
              <w:right w:val="single" w:sz="4" w:space="0" w:color="auto"/>
            </w:tcBorders>
            <w:hideMark/>
          </w:tcPr>
          <w:p w14:paraId="3709C5E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CFA84D7" w14:textId="77777777" w:rsidR="00276F55" w:rsidRPr="00276F55" w:rsidRDefault="00276F55" w:rsidP="00055A1D">
            <w:pPr>
              <w:pStyle w:val="Normalindentado2"/>
              <w:ind w:firstLine="708"/>
            </w:pPr>
            <w:r w:rsidRPr="00276F55">
              <w:t>Mascota actualizada según la interacción realizada.</w:t>
            </w:r>
          </w:p>
        </w:tc>
      </w:tr>
    </w:tbl>
    <w:p w14:paraId="48D7A222" w14:textId="77777777" w:rsidR="00276F55" w:rsidRPr="00276F55" w:rsidRDefault="00276F55" w:rsidP="00055A1D">
      <w:pPr>
        <w:pStyle w:val="Normalindentado2"/>
        <w:ind w:firstLine="708"/>
        <w:rPr>
          <w:lang w:val="en-US"/>
        </w:rPr>
      </w:pPr>
    </w:p>
    <w:p w14:paraId="1373C72D" w14:textId="77777777" w:rsidR="00276F55" w:rsidRPr="00276F55" w:rsidRDefault="00276F55" w:rsidP="00B74ADD">
      <w:pPr>
        <w:pStyle w:val="Normalindentado2"/>
        <w:ind w:left="1996"/>
        <w:rPr>
          <w:b/>
          <w:bCs/>
          <w:iCs/>
        </w:rPr>
      </w:pPr>
      <w:r w:rsidRPr="00276F55">
        <w:rPr>
          <w:b/>
          <w:bCs/>
          <w:iCs/>
        </w:rPr>
        <w:t>RF26 – Actualización del estado del sistema</w:t>
      </w:r>
    </w:p>
    <w:p w14:paraId="5BACC524" w14:textId="77777777" w:rsidR="00276F55" w:rsidRPr="00276F55" w:rsidRDefault="00276F55" w:rsidP="00055A1D">
      <w:pPr>
        <w:pStyle w:val="Normalindentado2"/>
        <w:ind w:firstLine="708"/>
      </w:pPr>
      <w:r w:rsidRPr="00276F55">
        <w:rPr>
          <w:b/>
        </w:rPr>
        <w:t xml:space="preserve">Descripción: </w:t>
      </w:r>
      <w:r w:rsidRPr="00276F55">
        <w:t>Después de cada interacción, el sistema actualiza los valores internos, tales como racha, estado y progreso.</w:t>
      </w:r>
    </w:p>
    <w:tbl>
      <w:tblPr>
        <w:tblStyle w:val="Tablaconcuadrcula"/>
        <w:tblW w:w="0" w:type="auto"/>
        <w:tblLook w:val="04A0" w:firstRow="1" w:lastRow="0" w:firstColumn="1" w:lastColumn="0" w:noHBand="0" w:noVBand="1"/>
      </w:tblPr>
      <w:tblGrid>
        <w:gridCol w:w="4239"/>
        <w:gridCol w:w="4255"/>
      </w:tblGrid>
      <w:tr w:rsidR="005F589D" w:rsidRPr="00276F55" w14:paraId="08118A3B" w14:textId="77777777">
        <w:tc>
          <w:tcPr>
            <w:tcW w:w="4320" w:type="dxa"/>
            <w:tcBorders>
              <w:top w:val="single" w:sz="4" w:space="0" w:color="auto"/>
              <w:left w:val="single" w:sz="4" w:space="0" w:color="auto"/>
              <w:bottom w:val="single" w:sz="4" w:space="0" w:color="auto"/>
              <w:right w:val="single" w:sz="4" w:space="0" w:color="auto"/>
            </w:tcBorders>
            <w:hideMark/>
          </w:tcPr>
          <w:p w14:paraId="0E13CDF9"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D17F68" w14:textId="77777777" w:rsidR="00276F55" w:rsidRPr="00276F55" w:rsidRDefault="00276F55" w:rsidP="00055A1D">
            <w:pPr>
              <w:pStyle w:val="Normalindentado2"/>
              <w:ind w:firstLine="708"/>
            </w:pPr>
            <w:r w:rsidRPr="00276F55">
              <w:t>RF26</w:t>
            </w:r>
          </w:p>
        </w:tc>
      </w:tr>
      <w:tr w:rsidR="005F589D" w:rsidRPr="00276F55" w14:paraId="14BB3A00" w14:textId="77777777">
        <w:tc>
          <w:tcPr>
            <w:tcW w:w="4320" w:type="dxa"/>
            <w:tcBorders>
              <w:top w:val="single" w:sz="4" w:space="0" w:color="auto"/>
              <w:left w:val="single" w:sz="4" w:space="0" w:color="auto"/>
              <w:bottom w:val="single" w:sz="4" w:space="0" w:color="auto"/>
              <w:right w:val="single" w:sz="4" w:space="0" w:color="auto"/>
            </w:tcBorders>
            <w:hideMark/>
          </w:tcPr>
          <w:p w14:paraId="23F0BDEC"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5B2BAF5" w14:textId="77777777" w:rsidR="00276F55" w:rsidRPr="00276F55" w:rsidRDefault="00276F55" w:rsidP="00055A1D">
            <w:pPr>
              <w:pStyle w:val="Normalindentado2"/>
              <w:ind w:firstLine="708"/>
            </w:pPr>
            <w:r w:rsidRPr="00276F55">
              <w:t>Actualización del estado del sistema</w:t>
            </w:r>
          </w:p>
        </w:tc>
      </w:tr>
      <w:tr w:rsidR="005F589D" w:rsidRPr="00276F55" w14:paraId="443278A0" w14:textId="77777777">
        <w:tc>
          <w:tcPr>
            <w:tcW w:w="4320" w:type="dxa"/>
            <w:tcBorders>
              <w:top w:val="single" w:sz="4" w:space="0" w:color="auto"/>
              <w:left w:val="single" w:sz="4" w:space="0" w:color="auto"/>
              <w:bottom w:val="single" w:sz="4" w:space="0" w:color="auto"/>
              <w:right w:val="single" w:sz="4" w:space="0" w:color="auto"/>
            </w:tcBorders>
            <w:hideMark/>
          </w:tcPr>
          <w:p w14:paraId="6DACC22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17A230AF" w14:textId="77777777" w:rsidR="00276F55" w:rsidRPr="00276F55" w:rsidRDefault="00276F55" w:rsidP="00055A1D">
            <w:pPr>
              <w:pStyle w:val="Normalindentado2"/>
              <w:ind w:firstLine="708"/>
            </w:pPr>
            <w:r w:rsidRPr="00276F55">
              <w:t>Sistema general</w:t>
            </w:r>
          </w:p>
        </w:tc>
      </w:tr>
      <w:tr w:rsidR="005F589D" w:rsidRPr="00276F55" w14:paraId="0F457F7A" w14:textId="77777777">
        <w:tc>
          <w:tcPr>
            <w:tcW w:w="4320" w:type="dxa"/>
            <w:tcBorders>
              <w:top w:val="single" w:sz="4" w:space="0" w:color="auto"/>
              <w:left w:val="single" w:sz="4" w:space="0" w:color="auto"/>
              <w:bottom w:val="single" w:sz="4" w:space="0" w:color="auto"/>
              <w:right w:val="single" w:sz="4" w:space="0" w:color="auto"/>
            </w:tcBorders>
            <w:hideMark/>
          </w:tcPr>
          <w:p w14:paraId="5F4A5DCD"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42FD6CD8" w14:textId="77777777" w:rsidR="00276F55" w:rsidRPr="00276F55" w:rsidRDefault="00276F55" w:rsidP="00055A1D">
            <w:pPr>
              <w:pStyle w:val="Normalindentado2"/>
              <w:ind w:firstLine="708"/>
            </w:pPr>
            <w:r w:rsidRPr="00276F55">
              <w:t>Alta</w:t>
            </w:r>
          </w:p>
        </w:tc>
      </w:tr>
      <w:tr w:rsidR="005F589D" w:rsidRPr="00276F55" w14:paraId="61EDE781" w14:textId="77777777">
        <w:tc>
          <w:tcPr>
            <w:tcW w:w="4320" w:type="dxa"/>
            <w:tcBorders>
              <w:top w:val="single" w:sz="4" w:space="0" w:color="auto"/>
              <w:left w:val="single" w:sz="4" w:space="0" w:color="auto"/>
              <w:bottom w:val="single" w:sz="4" w:space="0" w:color="auto"/>
              <w:right w:val="single" w:sz="4" w:space="0" w:color="auto"/>
            </w:tcBorders>
            <w:hideMark/>
          </w:tcPr>
          <w:p w14:paraId="78381919"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1B27D39D" w14:textId="77777777" w:rsidR="00276F55" w:rsidRPr="00276F55" w:rsidRDefault="00276F55" w:rsidP="00055A1D">
            <w:pPr>
              <w:pStyle w:val="Normalindentado2"/>
              <w:ind w:firstLine="708"/>
            </w:pPr>
            <w:r w:rsidRPr="00276F55">
              <w:t>Eventos derivados de la interacción del usuario.</w:t>
            </w:r>
          </w:p>
        </w:tc>
      </w:tr>
      <w:tr w:rsidR="005F589D" w:rsidRPr="00276F55" w14:paraId="22D30B75" w14:textId="77777777">
        <w:tc>
          <w:tcPr>
            <w:tcW w:w="4320" w:type="dxa"/>
            <w:tcBorders>
              <w:top w:val="single" w:sz="4" w:space="0" w:color="auto"/>
              <w:left w:val="single" w:sz="4" w:space="0" w:color="auto"/>
              <w:bottom w:val="single" w:sz="4" w:space="0" w:color="auto"/>
              <w:right w:val="single" w:sz="4" w:space="0" w:color="auto"/>
            </w:tcBorders>
            <w:hideMark/>
          </w:tcPr>
          <w:p w14:paraId="7ED725E9"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1ED66AFC" w14:textId="77777777" w:rsidR="00276F55" w:rsidRPr="00276F55" w:rsidRDefault="00276F55" w:rsidP="00055A1D">
            <w:pPr>
              <w:pStyle w:val="Normalindentado2"/>
              <w:ind w:firstLine="708"/>
            </w:pPr>
            <w:r w:rsidRPr="00276F55">
              <w:t>El sistema actualiza las variables internas y presenta los resultados asociados a la acción ejecutada.</w:t>
            </w:r>
          </w:p>
        </w:tc>
      </w:tr>
      <w:tr w:rsidR="005F589D" w:rsidRPr="00276F55" w14:paraId="0A1FDA9A" w14:textId="77777777">
        <w:tc>
          <w:tcPr>
            <w:tcW w:w="4320" w:type="dxa"/>
            <w:tcBorders>
              <w:top w:val="single" w:sz="4" w:space="0" w:color="auto"/>
              <w:left w:val="single" w:sz="4" w:space="0" w:color="auto"/>
              <w:bottom w:val="single" w:sz="4" w:space="0" w:color="auto"/>
              <w:right w:val="single" w:sz="4" w:space="0" w:color="auto"/>
            </w:tcBorders>
            <w:hideMark/>
          </w:tcPr>
          <w:p w14:paraId="156B4D0A"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507741B0" w14:textId="77777777" w:rsidR="00276F55" w:rsidRPr="00276F55" w:rsidRDefault="00276F55" w:rsidP="00055A1D">
            <w:pPr>
              <w:pStyle w:val="Normalindentado2"/>
              <w:ind w:firstLine="708"/>
            </w:pPr>
            <w:r w:rsidRPr="00276F55">
              <w:t>Estado general del sistema y resultados visibles.</w:t>
            </w:r>
          </w:p>
        </w:tc>
      </w:tr>
    </w:tbl>
    <w:p w14:paraId="0311FB60" w14:textId="77777777" w:rsidR="00276F55" w:rsidRPr="00276F55" w:rsidRDefault="00276F55" w:rsidP="00055A1D">
      <w:pPr>
        <w:pStyle w:val="Normalindentado2"/>
        <w:ind w:firstLine="708"/>
        <w:rPr>
          <w:lang w:val="en-US"/>
        </w:rPr>
      </w:pPr>
    </w:p>
    <w:p w14:paraId="63E5328B" w14:textId="77777777" w:rsidR="00276F55" w:rsidRPr="00276F55" w:rsidRDefault="00276F55" w:rsidP="00B74ADD">
      <w:pPr>
        <w:pStyle w:val="Normalindentado2"/>
        <w:ind w:left="1996"/>
        <w:rPr>
          <w:b/>
          <w:bCs/>
          <w:iCs/>
        </w:rPr>
      </w:pPr>
      <w:r w:rsidRPr="00276F55">
        <w:rPr>
          <w:b/>
          <w:bCs/>
          <w:iCs/>
        </w:rPr>
        <w:t>RF27 – Visualización de resultados</w:t>
      </w:r>
    </w:p>
    <w:p w14:paraId="6AD0DFD4" w14:textId="77777777" w:rsidR="00276F55" w:rsidRPr="00276F55" w:rsidRDefault="00276F55" w:rsidP="00055A1D">
      <w:pPr>
        <w:pStyle w:val="Normalindentado2"/>
        <w:ind w:firstLine="708"/>
      </w:pPr>
      <w:r w:rsidRPr="00276F55">
        <w:rPr>
          <w:b/>
        </w:rPr>
        <w:t xml:space="preserve">Descripción: </w:t>
      </w:r>
      <w:r w:rsidRPr="00276F55">
        <w:t>El sistema presenta los resultados de las acciones realizadas, como quiz o interacción.</w:t>
      </w:r>
    </w:p>
    <w:tbl>
      <w:tblPr>
        <w:tblStyle w:val="Tablaconcuadrcula"/>
        <w:tblW w:w="0" w:type="auto"/>
        <w:tblLook w:val="04A0" w:firstRow="1" w:lastRow="0" w:firstColumn="1" w:lastColumn="0" w:noHBand="0" w:noVBand="1"/>
      </w:tblPr>
      <w:tblGrid>
        <w:gridCol w:w="4240"/>
        <w:gridCol w:w="4254"/>
      </w:tblGrid>
      <w:tr w:rsidR="005F589D" w:rsidRPr="00276F55" w14:paraId="7469D5DC" w14:textId="77777777">
        <w:tc>
          <w:tcPr>
            <w:tcW w:w="4320" w:type="dxa"/>
            <w:tcBorders>
              <w:top w:val="single" w:sz="4" w:space="0" w:color="auto"/>
              <w:left w:val="single" w:sz="4" w:space="0" w:color="auto"/>
              <w:bottom w:val="single" w:sz="4" w:space="0" w:color="auto"/>
              <w:right w:val="single" w:sz="4" w:space="0" w:color="auto"/>
            </w:tcBorders>
            <w:hideMark/>
          </w:tcPr>
          <w:p w14:paraId="6A27B6FB" w14:textId="77777777" w:rsidR="00276F55" w:rsidRPr="00276F55" w:rsidRDefault="00276F55" w:rsidP="00055A1D">
            <w:pPr>
              <w:pStyle w:val="Normalindentado2"/>
              <w:ind w:firstLine="708"/>
            </w:pPr>
            <w:r w:rsidRPr="00276F5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0A3BBD7" w14:textId="77777777" w:rsidR="00276F55" w:rsidRPr="00276F55" w:rsidRDefault="00276F55" w:rsidP="00055A1D">
            <w:pPr>
              <w:pStyle w:val="Normalindentado2"/>
              <w:ind w:firstLine="708"/>
            </w:pPr>
            <w:r w:rsidRPr="00276F55">
              <w:t>RF27</w:t>
            </w:r>
          </w:p>
        </w:tc>
      </w:tr>
      <w:tr w:rsidR="005F589D" w:rsidRPr="00276F55" w14:paraId="240D0B9C" w14:textId="77777777">
        <w:tc>
          <w:tcPr>
            <w:tcW w:w="4320" w:type="dxa"/>
            <w:tcBorders>
              <w:top w:val="single" w:sz="4" w:space="0" w:color="auto"/>
              <w:left w:val="single" w:sz="4" w:space="0" w:color="auto"/>
              <w:bottom w:val="single" w:sz="4" w:space="0" w:color="auto"/>
              <w:right w:val="single" w:sz="4" w:space="0" w:color="auto"/>
            </w:tcBorders>
            <w:hideMark/>
          </w:tcPr>
          <w:p w14:paraId="1B3E3FF3" w14:textId="77777777" w:rsidR="00276F55" w:rsidRPr="00276F55" w:rsidRDefault="00276F55" w:rsidP="00055A1D">
            <w:pPr>
              <w:pStyle w:val="Normalindentado2"/>
              <w:ind w:firstLine="708"/>
            </w:pPr>
            <w:r w:rsidRPr="00276F5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E281DD3" w14:textId="77777777" w:rsidR="00276F55" w:rsidRPr="00276F55" w:rsidRDefault="00276F55" w:rsidP="00055A1D">
            <w:pPr>
              <w:pStyle w:val="Normalindentado2"/>
              <w:ind w:firstLine="708"/>
            </w:pPr>
            <w:r w:rsidRPr="00276F55">
              <w:t>Visualización de resultados</w:t>
            </w:r>
          </w:p>
        </w:tc>
      </w:tr>
      <w:tr w:rsidR="005F589D" w:rsidRPr="00276F55" w14:paraId="13B0FE70" w14:textId="77777777">
        <w:tc>
          <w:tcPr>
            <w:tcW w:w="4320" w:type="dxa"/>
            <w:tcBorders>
              <w:top w:val="single" w:sz="4" w:space="0" w:color="auto"/>
              <w:left w:val="single" w:sz="4" w:space="0" w:color="auto"/>
              <w:bottom w:val="single" w:sz="4" w:space="0" w:color="auto"/>
              <w:right w:val="single" w:sz="4" w:space="0" w:color="auto"/>
            </w:tcBorders>
            <w:hideMark/>
          </w:tcPr>
          <w:p w14:paraId="23831EFD" w14:textId="77777777" w:rsidR="00276F55" w:rsidRPr="00276F55" w:rsidRDefault="00276F55" w:rsidP="00055A1D">
            <w:pPr>
              <w:pStyle w:val="Normalindentado2"/>
              <w:ind w:firstLine="708"/>
            </w:pPr>
            <w:r w:rsidRPr="00276F55">
              <w:t>Módulo</w:t>
            </w:r>
          </w:p>
        </w:tc>
        <w:tc>
          <w:tcPr>
            <w:tcW w:w="4320" w:type="dxa"/>
            <w:tcBorders>
              <w:top w:val="single" w:sz="4" w:space="0" w:color="auto"/>
              <w:left w:val="single" w:sz="4" w:space="0" w:color="auto"/>
              <w:bottom w:val="single" w:sz="4" w:space="0" w:color="auto"/>
              <w:right w:val="single" w:sz="4" w:space="0" w:color="auto"/>
            </w:tcBorders>
            <w:hideMark/>
          </w:tcPr>
          <w:p w14:paraId="7848960A" w14:textId="77777777" w:rsidR="00276F55" w:rsidRPr="00276F55" w:rsidRDefault="00276F55" w:rsidP="00055A1D">
            <w:pPr>
              <w:pStyle w:val="Normalindentado2"/>
              <w:ind w:firstLine="708"/>
            </w:pPr>
            <w:r w:rsidRPr="00276F55">
              <w:t>Sistema general</w:t>
            </w:r>
          </w:p>
        </w:tc>
      </w:tr>
      <w:tr w:rsidR="005F589D" w:rsidRPr="00276F55" w14:paraId="46FC4C4B" w14:textId="77777777">
        <w:tc>
          <w:tcPr>
            <w:tcW w:w="4320" w:type="dxa"/>
            <w:tcBorders>
              <w:top w:val="single" w:sz="4" w:space="0" w:color="auto"/>
              <w:left w:val="single" w:sz="4" w:space="0" w:color="auto"/>
              <w:bottom w:val="single" w:sz="4" w:space="0" w:color="auto"/>
              <w:right w:val="single" w:sz="4" w:space="0" w:color="auto"/>
            </w:tcBorders>
            <w:hideMark/>
          </w:tcPr>
          <w:p w14:paraId="081DCB75" w14:textId="77777777" w:rsidR="00276F55" w:rsidRPr="00276F55" w:rsidRDefault="00276F55" w:rsidP="00055A1D">
            <w:pPr>
              <w:pStyle w:val="Normalindentado2"/>
              <w:ind w:firstLine="708"/>
            </w:pPr>
            <w:r w:rsidRPr="00276F55">
              <w:t>Prioridad</w:t>
            </w:r>
          </w:p>
        </w:tc>
        <w:tc>
          <w:tcPr>
            <w:tcW w:w="4320" w:type="dxa"/>
            <w:tcBorders>
              <w:top w:val="single" w:sz="4" w:space="0" w:color="auto"/>
              <w:left w:val="single" w:sz="4" w:space="0" w:color="auto"/>
              <w:bottom w:val="single" w:sz="4" w:space="0" w:color="auto"/>
              <w:right w:val="single" w:sz="4" w:space="0" w:color="auto"/>
            </w:tcBorders>
            <w:hideMark/>
          </w:tcPr>
          <w:p w14:paraId="7A1306E4" w14:textId="77777777" w:rsidR="00276F55" w:rsidRPr="00276F55" w:rsidRDefault="00276F55" w:rsidP="00055A1D">
            <w:pPr>
              <w:pStyle w:val="Normalindentado2"/>
              <w:ind w:firstLine="708"/>
            </w:pPr>
            <w:r w:rsidRPr="00276F55">
              <w:t>Alta</w:t>
            </w:r>
          </w:p>
        </w:tc>
      </w:tr>
      <w:tr w:rsidR="005F589D" w:rsidRPr="00276F55" w14:paraId="5DDA602D" w14:textId="77777777">
        <w:tc>
          <w:tcPr>
            <w:tcW w:w="4320" w:type="dxa"/>
            <w:tcBorders>
              <w:top w:val="single" w:sz="4" w:space="0" w:color="auto"/>
              <w:left w:val="single" w:sz="4" w:space="0" w:color="auto"/>
              <w:bottom w:val="single" w:sz="4" w:space="0" w:color="auto"/>
              <w:right w:val="single" w:sz="4" w:space="0" w:color="auto"/>
            </w:tcBorders>
            <w:hideMark/>
          </w:tcPr>
          <w:p w14:paraId="5807AFA3" w14:textId="77777777" w:rsidR="00276F55" w:rsidRPr="00276F55" w:rsidRDefault="00276F55" w:rsidP="00055A1D">
            <w:pPr>
              <w:pStyle w:val="Normalindentado2"/>
              <w:ind w:firstLine="708"/>
            </w:pPr>
            <w:r w:rsidRPr="00276F55">
              <w:t>Entrada</w:t>
            </w:r>
          </w:p>
        </w:tc>
        <w:tc>
          <w:tcPr>
            <w:tcW w:w="4320" w:type="dxa"/>
            <w:tcBorders>
              <w:top w:val="single" w:sz="4" w:space="0" w:color="auto"/>
              <w:left w:val="single" w:sz="4" w:space="0" w:color="auto"/>
              <w:bottom w:val="single" w:sz="4" w:space="0" w:color="auto"/>
              <w:right w:val="single" w:sz="4" w:space="0" w:color="auto"/>
            </w:tcBorders>
            <w:hideMark/>
          </w:tcPr>
          <w:p w14:paraId="39E9EA9D" w14:textId="77777777" w:rsidR="00276F55" w:rsidRPr="00276F55" w:rsidRDefault="00276F55" w:rsidP="00055A1D">
            <w:pPr>
              <w:pStyle w:val="Normalindentado2"/>
              <w:ind w:firstLine="708"/>
            </w:pPr>
            <w:r w:rsidRPr="00276F55">
              <w:t>Eventos derivados de la interacción del usuario.</w:t>
            </w:r>
          </w:p>
        </w:tc>
      </w:tr>
      <w:tr w:rsidR="005F589D" w:rsidRPr="00276F55" w14:paraId="5094E2AD" w14:textId="77777777">
        <w:tc>
          <w:tcPr>
            <w:tcW w:w="4320" w:type="dxa"/>
            <w:tcBorders>
              <w:top w:val="single" w:sz="4" w:space="0" w:color="auto"/>
              <w:left w:val="single" w:sz="4" w:space="0" w:color="auto"/>
              <w:bottom w:val="single" w:sz="4" w:space="0" w:color="auto"/>
              <w:right w:val="single" w:sz="4" w:space="0" w:color="auto"/>
            </w:tcBorders>
            <w:hideMark/>
          </w:tcPr>
          <w:p w14:paraId="1DA881B4" w14:textId="77777777" w:rsidR="00276F55" w:rsidRPr="00276F55" w:rsidRDefault="00276F55" w:rsidP="00055A1D">
            <w:pPr>
              <w:pStyle w:val="Normalindentado2"/>
              <w:ind w:firstLine="708"/>
            </w:pPr>
            <w:r w:rsidRPr="00276F55">
              <w:t>Proceso</w:t>
            </w:r>
          </w:p>
        </w:tc>
        <w:tc>
          <w:tcPr>
            <w:tcW w:w="4320" w:type="dxa"/>
            <w:tcBorders>
              <w:top w:val="single" w:sz="4" w:space="0" w:color="auto"/>
              <w:left w:val="single" w:sz="4" w:space="0" w:color="auto"/>
              <w:bottom w:val="single" w:sz="4" w:space="0" w:color="auto"/>
              <w:right w:val="single" w:sz="4" w:space="0" w:color="auto"/>
            </w:tcBorders>
            <w:hideMark/>
          </w:tcPr>
          <w:p w14:paraId="6484AAAF" w14:textId="77777777" w:rsidR="00276F55" w:rsidRPr="00276F55" w:rsidRDefault="00276F55" w:rsidP="00055A1D">
            <w:pPr>
              <w:pStyle w:val="Normalindentado2"/>
              <w:ind w:firstLine="708"/>
            </w:pPr>
            <w:r w:rsidRPr="00276F55">
              <w:t>El sistema actualiza las variables internas y presenta los resultados asociados a la acción ejecutada.</w:t>
            </w:r>
          </w:p>
        </w:tc>
      </w:tr>
      <w:tr w:rsidR="005F589D" w:rsidRPr="00276F55" w14:paraId="55F1AAB5" w14:textId="77777777">
        <w:tc>
          <w:tcPr>
            <w:tcW w:w="4320" w:type="dxa"/>
            <w:tcBorders>
              <w:top w:val="single" w:sz="4" w:space="0" w:color="auto"/>
              <w:left w:val="single" w:sz="4" w:space="0" w:color="auto"/>
              <w:bottom w:val="single" w:sz="4" w:space="0" w:color="auto"/>
              <w:right w:val="single" w:sz="4" w:space="0" w:color="auto"/>
            </w:tcBorders>
            <w:hideMark/>
          </w:tcPr>
          <w:p w14:paraId="7AC8DE49" w14:textId="77777777" w:rsidR="00276F55" w:rsidRPr="00276F55" w:rsidRDefault="00276F55" w:rsidP="00055A1D">
            <w:pPr>
              <w:pStyle w:val="Normalindentado2"/>
              <w:ind w:firstLine="708"/>
            </w:pPr>
            <w:r w:rsidRPr="00276F55">
              <w:t>Salida</w:t>
            </w:r>
          </w:p>
        </w:tc>
        <w:tc>
          <w:tcPr>
            <w:tcW w:w="4320" w:type="dxa"/>
            <w:tcBorders>
              <w:top w:val="single" w:sz="4" w:space="0" w:color="auto"/>
              <w:left w:val="single" w:sz="4" w:space="0" w:color="auto"/>
              <w:bottom w:val="single" w:sz="4" w:space="0" w:color="auto"/>
              <w:right w:val="single" w:sz="4" w:space="0" w:color="auto"/>
            </w:tcBorders>
            <w:hideMark/>
          </w:tcPr>
          <w:p w14:paraId="070495C0" w14:textId="77777777" w:rsidR="00276F55" w:rsidRPr="00276F55" w:rsidRDefault="00276F55" w:rsidP="00055A1D">
            <w:pPr>
              <w:pStyle w:val="Normalindentado2"/>
              <w:ind w:firstLine="708"/>
            </w:pPr>
            <w:r w:rsidRPr="00276F55">
              <w:t>Estado general del sistema y resultados visibles.</w:t>
            </w:r>
          </w:p>
        </w:tc>
      </w:tr>
    </w:tbl>
    <w:p w14:paraId="21030309" w14:textId="77777777" w:rsidR="00276F55" w:rsidRPr="00276F55" w:rsidRDefault="00276F55" w:rsidP="00055A1D">
      <w:pPr>
        <w:pStyle w:val="Normalindentado2"/>
        <w:ind w:firstLine="708"/>
      </w:pPr>
    </w:p>
    <w:p w14:paraId="61A5A1F6" w14:textId="302E065A" w:rsidR="00482D99" w:rsidRDefault="00482D99" w:rsidP="00B74ADD">
      <w:pPr>
        <w:pStyle w:val="Ttulo3"/>
        <w:numPr>
          <w:ilvl w:val="0"/>
          <w:numId w:val="0"/>
        </w:numPr>
      </w:pPr>
    </w:p>
    <w:p w14:paraId="2A434930" w14:textId="77777777" w:rsidR="00482D99" w:rsidRDefault="00482D99" w:rsidP="00055A1D">
      <w:pPr>
        <w:pStyle w:val="Ttulo2"/>
      </w:pPr>
      <w:bookmarkStart w:id="109" w:name="_Toc33238257"/>
      <w:bookmarkStart w:id="110" w:name="_Toc225101741"/>
      <w:bookmarkStart w:id="111" w:name="_Toc1425500822"/>
      <w:r>
        <w:t>Requisitos no funcionales</w:t>
      </w:r>
      <w:bookmarkEnd w:id="109"/>
      <w:bookmarkEnd w:id="110"/>
      <w:bookmarkEnd w:id="111"/>
    </w:p>
    <w:p w14:paraId="433F42E5" w14:textId="2961A705" w:rsidR="00486638" w:rsidRDefault="00482D99" w:rsidP="00486638">
      <w:pPr>
        <w:pStyle w:val="Ttulo3"/>
      </w:pPr>
      <w:bookmarkStart w:id="112" w:name="_Toc33238258"/>
      <w:bookmarkStart w:id="113" w:name="_Toc225101742"/>
      <w:bookmarkStart w:id="114" w:name="_Toc1438481920"/>
      <w:r>
        <w:t>Requisitos de rendimiento</w:t>
      </w:r>
      <w:bookmarkEnd w:id="112"/>
      <w:bookmarkEnd w:id="113"/>
      <w:bookmarkEnd w:id="114"/>
    </w:p>
    <w:p w14:paraId="05949610" w14:textId="77777777" w:rsidR="00486638" w:rsidRPr="00486638" w:rsidRDefault="00486638" w:rsidP="00486638">
      <w:pPr>
        <w:pStyle w:val="Normalindentado3"/>
        <w:ind w:left="1145"/>
        <w:rPr>
          <w:b/>
          <w:bCs/>
          <w:iCs/>
          <w:lang w:val="en-US"/>
        </w:rPr>
      </w:pPr>
      <w:r w:rsidRPr="00486638">
        <w:rPr>
          <w:b/>
          <w:bCs/>
          <w:iCs/>
        </w:rPr>
        <w:t>RNF1 – Tiempo de respuesta</w:t>
      </w:r>
    </w:p>
    <w:p w14:paraId="304D927E" w14:textId="77777777" w:rsidR="00486638" w:rsidRPr="00486638" w:rsidRDefault="00486638" w:rsidP="00486638">
      <w:pPr>
        <w:pStyle w:val="Normalindentado3"/>
      </w:pPr>
      <w:r w:rsidRPr="00486638">
        <w:rPr>
          <w:b/>
        </w:rPr>
        <w:t xml:space="preserve">Descripción: </w:t>
      </w:r>
      <w:r w:rsidRPr="00486638">
        <w:t>El sistema debe responder rápidamente a las acciones del usuario para garantizar una experiencia fluida.</w:t>
      </w:r>
    </w:p>
    <w:tbl>
      <w:tblPr>
        <w:tblStyle w:val="Tablaconcuadrcula"/>
        <w:tblW w:w="0" w:type="auto"/>
        <w:tblLook w:val="04A0" w:firstRow="1" w:lastRow="0" w:firstColumn="1" w:lastColumn="0" w:noHBand="0" w:noVBand="1"/>
      </w:tblPr>
      <w:tblGrid>
        <w:gridCol w:w="4245"/>
        <w:gridCol w:w="4249"/>
      </w:tblGrid>
      <w:tr w:rsidR="005F589D" w:rsidRPr="00486638" w14:paraId="3CCCF312" w14:textId="77777777">
        <w:tc>
          <w:tcPr>
            <w:tcW w:w="4320" w:type="dxa"/>
            <w:tcBorders>
              <w:top w:val="single" w:sz="4" w:space="0" w:color="auto"/>
              <w:left w:val="single" w:sz="4" w:space="0" w:color="auto"/>
              <w:bottom w:val="single" w:sz="4" w:space="0" w:color="auto"/>
              <w:right w:val="single" w:sz="4" w:space="0" w:color="auto"/>
            </w:tcBorders>
            <w:hideMark/>
          </w:tcPr>
          <w:p w14:paraId="2AF9CBD5" w14:textId="77777777" w:rsidR="00486638" w:rsidRPr="00486638" w:rsidRDefault="00486638" w:rsidP="00486638">
            <w:pPr>
              <w:pStyle w:val="Normalindentado3"/>
            </w:pPr>
            <w:r w:rsidRPr="00486638">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C0D7EF9" w14:textId="77777777" w:rsidR="00486638" w:rsidRPr="00486638" w:rsidRDefault="00486638" w:rsidP="00486638">
            <w:pPr>
              <w:pStyle w:val="Normalindentado3"/>
            </w:pPr>
            <w:r w:rsidRPr="00486638">
              <w:t>RNF1</w:t>
            </w:r>
          </w:p>
        </w:tc>
      </w:tr>
      <w:tr w:rsidR="005F589D" w:rsidRPr="00486638" w14:paraId="3A94E496" w14:textId="77777777">
        <w:tc>
          <w:tcPr>
            <w:tcW w:w="4320" w:type="dxa"/>
            <w:tcBorders>
              <w:top w:val="single" w:sz="4" w:space="0" w:color="auto"/>
              <w:left w:val="single" w:sz="4" w:space="0" w:color="auto"/>
              <w:bottom w:val="single" w:sz="4" w:space="0" w:color="auto"/>
              <w:right w:val="single" w:sz="4" w:space="0" w:color="auto"/>
            </w:tcBorders>
            <w:hideMark/>
          </w:tcPr>
          <w:p w14:paraId="1D95C080" w14:textId="77777777" w:rsidR="00486638" w:rsidRPr="00486638" w:rsidRDefault="00486638" w:rsidP="00486638">
            <w:pPr>
              <w:pStyle w:val="Normalindentado3"/>
            </w:pPr>
            <w:r w:rsidRPr="00486638">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506A281" w14:textId="77777777" w:rsidR="00486638" w:rsidRPr="00486638" w:rsidRDefault="00486638" w:rsidP="00486638">
            <w:pPr>
              <w:pStyle w:val="Normalindentado3"/>
            </w:pPr>
            <w:r w:rsidRPr="00486638">
              <w:t>Tiempo de respuesta</w:t>
            </w:r>
          </w:p>
        </w:tc>
      </w:tr>
      <w:tr w:rsidR="005F589D" w:rsidRPr="00486638" w14:paraId="50900575" w14:textId="77777777">
        <w:tc>
          <w:tcPr>
            <w:tcW w:w="4320" w:type="dxa"/>
            <w:tcBorders>
              <w:top w:val="single" w:sz="4" w:space="0" w:color="auto"/>
              <w:left w:val="single" w:sz="4" w:space="0" w:color="auto"/>
              <w:bottom w:val="single" w:sz="4" w:space="0" w:color="auto"/>
              <w:right w:val="single" w:sz="4" w:space="0" w:color="auto"/>
            </w:tcBorders>
            <w:hideMark/>
          </w:tcPr>
          <w:p w14:paraId="7D123165" w14:textId="77777777" w:rsidR="00486638" w:rsidRPr="00486638" w:rsidRDefault="00486638" w:rsidP="00486638">
            <w:pPr>
              <w:pStyle w:val="Normalindentado3"/>
            </w:pPr>
            <w:r w:rsidRPr="00486638">
              <w:t>Categoría</w:t>
            </w:r>
          </w:p>
        </w:tc>
        <w:tc>
          <w:tcPr>
            <w:tcW w:w="4320" w:type="dxa"/>
            <w:tcBorders>
              <w:top w:val="single" w:sz="4" w:space="0" w:color="auto"/>
              <w:left w:val="single" w:sz="4" w:space="0" w:color="auto"/>
              <w:bottom w:val="single" w:sz="4" w:space="0" w:color="auto"/>
              <w:right w:val="single" w:sz="4" w:space="0" w:color="auto"/>
            </w:tcBorders>
            <w:hideMark/>
          </w:tcPr>
          <w:p w14:paraId="3DFDE6E7" w14:textId="77777777" w:rsidR="00486638" w:rsidRPr="00486638" w:rsidRDefault="00486638" w:rsidP="00486638">
            <w:pPr>
              <w:pStyle w:val="Normalindentado3"/>
            </w:pPr>
            <w:r w:rsidRPr="00486638">
              <w:t>Rendimiento</w:t>
            </w:r>
          </w:p>
        </w:tc>
      </w:tr>
      <w:tr w:rsidR="005F589D" w:rsidRPr="00486638" w14:paraId="3731A794" w14:textId="77777777">
        <w:tc>
          <w:tcPr>
            <w:tcW w:w="4320" w:type="dxa"/>
            <w:tcBorders>
              <w:top w:val="single" w:sz="4" w:space="0" w:color="auto"/>
              <w:left w:val="single" w:sz="4" w:space="0" w:color="auto"/>
              <w:bottom w:val="single" w:sz="4" w:space="0" w:color="auto"/>
              <w:right w:val="single" w:sz="4" w:space="0" w:color="auto"/>
            </w:tcBorders>
            <w:hideMark/>
          </w:tcPr>
          <w:p w14:paraId="402E35AB" w14:textId="77777777" w:rsidR="00486638" w:rsidRPr="00486638" w:rsidRDefault="00486638" w:rsidP="00486638">
            <w:pPr>
              <w:pStyle w:val="Normalindentado3"/>
            </w:pPr>
            <w:r w:rsidRPr="00486638">
              <w:t>Prioridad</w:t>
            </w:r>
          </w:p>
        </w:tc>
        <w:tc>
          <w:tcPr>
            <w:tcW w:w="4320" w:type="dxa"/>
            <w:tcBorders>
              <w:top w:val="single" w:sz="4" w:space="0" w:color="auto"/>
              <w:left w:val="single" w:sz="4" w:space="0" w:color="auto"/>
              <w:bottom w:val="single" w:sz="4" w:space="0" w:color="auto"/>
              <w:right w:val="single" w:sz="4" w:space="0" w:color="auto"/>
            </w:tcBorders>
            <w:hideMark/>
          </w:tcPr>
          <w:p w14:paraId="47CDA4A2" w14:textId="77777777" w:rsidR="00486638" w:rsidRPr="00486638" w:rsidRDefault="00486638" w:rsidP="00486638">
            <w:pPr>
              <w:pStyle w:val="Normalindentado3"/>
            </w:pPr>
            <w:r w:rsidRPr="00486638">
              <w:t>Alta</w:t>
            </w:r>
          </w:p>
        </w:tc>
      </w:tr>
      <w:tr w:rsidR="005F589D" w:rsidRPr="00486638" w14:paraId="38083793" w14:textId="77777777">
        <w:tc>
          <w:tcPr>
            <w:tcW w:w="4320" w:type="dxa"/>
            <w:tcBorders>
              <w:top w:val="single" w:sz="4" w:space="0" w:color="auto"/>
              <w:left w:val="single" w:sz="4" w:space="0" w:color="auto"/>
              <w:bottom w:val="single" w:sz="4" w:space="0" w:color="auto"/>
              <w:right w:val="single" w:sz="4" w:space="0" w:color="auto"/>
            </w:tcBorders>
            <w:hideMark/>
          </w:tcPr>
          <w:p w14:paraId="06F6B29C" w14:textId="77777777" w:rsidR="00486638" w:rsidRPr="00486638" w:rsidRDefault="00486638" w:rsidP="00486638">
            <w:pPr>
              <w:pStyle w:val="Normalindentado3"/>
            </w:pPr>
            <w:r w:rsidRPr="00486638">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412EB5FB" w14:textId="77777777" w:rsidR="00486638" w:rsidRPr="00486638" w:rsidRDefault="00486638" w:rsidP="00486638">
            <w:pPr>
              <w:pStyle w:val="Normalindentado3"/>
            </w:pPr>
            <w:r w:rsidRPr="00486638">
              <w:t>El tiempo de respuesta en operaciones comunes no debe superar dos segundos.</w:t>
            </w:r>
          </w:p>
        </w:tc>
      </w:tr>
    </w:tbl>
    <w:p w14:paraId="2E48D0A1" w14:textId="77777777" w:rsidR="00486638" w:rsidRPr="00486638" w:rsidRDefault="00486638" w:rsidP="00486638">
      <w:pPr>
        <w:pStyle w:val="Normalindentado3"/>
        <w:rPr>
          <w:lang w:val="en-US"/>
        </w:rPr>
      </w:pPr>
    </w:p>
    <w:p w14:paraId="3A787C3E" w14:textId="77777777" w:rsidR="00486638" w:rsidRPr="00486638" w:rsidRDefault="00486638" w:rsidP="00486638">
      <w:pPr>
        <w:pStyle w:val="Normalindentado3"/>
        <w:ind w:left="1145"/>
        <w:rPr>
          <w:b/>
          <w:bCs/>
          <w:iCs/>
        </w:rPr>
      </w:pPr>
      <w:r w:rsidRPr="00486638">
        <w:rPr>
          <w:b/>
          <w:bCs/>
          <w:iCs/>
        </w:rPr>
        <w:t>RNF2 – Usuarios concurrentes</w:t>
      </w:r>
    </w:p>
    <w:p w14:paraId="3B432280" w14:textId="77777777" w:rsidR="00486638" w:rsidRPr="00486638" w:rsidRDefault="00486638" w:rsidP="00486638">
      <w:pPr>
        <w:pStyle w:val="Normalindentado3"/>
      </w:pPr>
      <w:r w:rsidRPr="00486638">
        <w:rPr>
          <w:b/>
        </w:rPr>
        <w:t xml:space="preserve">Descripción: </w:t>
      </w:r>
      <w:r w:rsidRPr="00486638">
        <w:t>El sistema debe soportar múltiples usuarios simultáneamente sin degradar su rendimiento.</w:t>
      </w:r>
    </w:p>
    <w:tbl>
      <w:tblPr>
        <w:tblStyle w:val="Tablaconcuadrcula"/>
        <w:tblW w:w="0" w:type="auto"/>
        <w:tblLook w:val="04A0" w:firstRow="1" w:lastRow="0" w:firstColumn="1" w:lastColumn="0" w:noHBand="0" w:noVBand="1"/>
      </w:tblPr>
      <w:tblGrid>
        <w:gridCol w:w="4244"/>
        <w:gridCol w:w="4250"/>
      </w:tblGrid>
      <w:tr w:rsidR="005F589D" w:rsidRPr="00486638" w14:paraId="52C6DFE7" w14:textId="77777777">
        <w:tc>
          <w:tcPr>
            <w:tcW w:w="4320" w:type="dxa"/>
            <w:tcBorders>
              <w:top w:val="single" w:sz="4" w:space="0" w:color="auto"/>
              <w:left w:val="single" w:sz="4" w:space="0" w:color="auto"/>
              <w:bottom w:val="single" w:sz="4" w:space="0" w:color="auto"/>
              <w:right w:val="single" w:sz="4" w:space="0" w:color="auto"/>
            </w:tcBorders>
            <w:hideMark/>
          </w:tcPr>
          <w:p w14:paraId="198F6963" w14:textId="77777777" w:rsidR="00486638" w:rsidRPr="00486638" w:rsidRDefault="00486638" w:rsidP="00486638">
            <w:pPr>
              <w:pStyle w:val="Normalindentado3"/>
            </w:pPr>
            <w:r w:rsidRPr="00486638">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DCAA91F" w14:textId="77777777" w:rsidR="00486638" w:rsidRPr="00486638" w:rsidRDefault="00486638" w:rsidP="00486638">
            <w:pPr>
              <w:pStyle w:val="Normalindentado3"/>
            </w:pPr>
            <w:r w:rsidRPr="00486638">
              <w:t>RNF2</w:t>
            </w:r>
          </w:p>
        </w:tc>
      </w:tr>
      <w:tr w:rsidR="005F589D" w:rsidRPr="00486638" w14:paraId="570074C0" w14:textId="77777777">
        <w:tc>
          <w:tcPr>
            <w:tcW w:w="4320" w:type="dxa"/>
            <w:tcBorders>
              <w:top w:val="single" w:sz="4" w:space="0" w:color="auto"/>
              <w:left w:val="single" w:sz="4" w:space="0" w:color="auto"/>
              <w:bottom w:val="single" w:sz="4" w:space="0" w:color="auto"/>
              <w:right w:val="single" w:sz="4" w:space="0" w:color="auto"/>
            </w:tcBorders>
            <w:hideMark/>
          </w:tcPr>
          <w:p w14:paraId="3288925C" w14:textId="77777777" w:rsidR="00486638" w:rsidRPr="00486638" w:rsidRDefault="00486638" w:rsidP="00486638">
            <w:pPr>
              <w:pStyle w:val="Normalindentado3"/>
            </w:pPr>
            <w:r w:rsidRPr="00486638">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C63AD69" w14:textId="77777777" w:rsidR="00486638" w:rsidRPr="00486638" w:rsidRDefault="00486638" w:rsidP="00486638">
            <w:pPr>
              <w:pStyle w:val="Normalindentado3"/>
            </w:pPr>
            <w:r w:rsidRPr="00486638">
              <w:t>Usuarios concurrentes</w:t>
            </w:r>
          </w:p>
        </w:tc>
      </w:tr>
      <w:tr w:rsidR="005F589D" w:rsidRPr="00486638" w14:paraId="278C6623" w14:textId="77777777">
        <w:tc>
          <w:tcPr>
            <w:tcW w:w="4320" w:type="dxa"/>
            <w:tcBorders>
              <w:top w:val="single" w:sz="4" w:space="0" w:color="auto"/>
              <w:left w:val="single" w:sz="4" w:space="0" w:color="auto"/>
              <w:bottom w:val="single" w:sz="4" w:space="0" w:color="auto"/>
              <w:right w:val="single" w:sz="4" w:space="0" w:color="auto"/>
            </w:tcBorders>
            <w:hideMark/>
          </w:tcPr>
          <w:p w14:paraId="478BE143" w14:textId="77777777" w:rsidR="00486638" w:rsidRPr="00486638" w:rsidRDefault="00486638" w:rsidP="00486638">
            <w:pPr>
              <w:pStyle w:val="Normalindentado3"/>
            </w:pPr>
            <w:r w:rsidRPr="00486638">
              <w:t>Categoría</w:t>
            </w:r>
          </w:p>
        </w:tc>
        <w:tc>
          <w:tcPr>
            <w:tcW w:w="4320" w:type="dxa"/>
            <w:tcBorders>
              <w:top w:val="single" w:sz="4" w:space="0" w:color="auto"/>
              <w:left w:val="single" w:sz="4" w:space="0" w:color="auto"/>
              <w:bottom w:val="single" w:sz="4" w:space="0" w:color="auto"/>
              <w:right w:val="single" w:sz="4" w:space="0" w:color="auto"/>
            </w:tcBorders>
            <w:hideMark/>
          </w:tcPr>
          <w:p w14:paraId="5C4D9650" w14:textId="77777777" w:rsidR="00486638" w:rsidRPr="00486638" w:rsidRDefault="00486638" w:rsidP="00486638">
            <w:pPr>
              <w:pStyle w:val="Normalindentado3"/>
            </w:pPr>
            <w:r w:rsidRPr="00486638">
              <w:t>Rendimiento</w:t>
            </w:r>
          </w:p>
        </w:tc>
      </w:tr>
      <w:tr w:rsidR="005F589D" w:rsidRPr="00486638" w14:paraId="03346AC1" w14:textId="77777777">
        <w:tc>
          <w:tcPr>
            <w:tcW w:w="4320" w:type="dxa"/>
            <w:tcBorders>
              <w:top w:val="single" w:sz="4" w:space="0" w:color="auto"/>
              <w:left w:val="single" w:sz="4" w:space="0" w:color="auto"/>
              <w:bottom w:val="single" w:sz="4" w:space="0" w:color="auto"/>
              <w:right w:val="single" w:sz="4" w:space="0" w:color="auto"/>
            </w:tcBorders>
            <w:hideMark/>
          </w:tcPr>
          <w:p w14:paraId="503715D8" w14:textId="77777777" w:rsidR="00486638" w:rsidRPr="00486638" w:rsidRDefault="00486638" w:rsidP="00486638">
            <w:pPr>
              <w:pStyle w:val="Normalindentado3"/>
            </w:pPr>
            <w:r w:rsidRPr="00486638">
              <w:t>Prioridad</w:t>
            </w:r>
          </w:p>
        </w:tc>
        <w:tc>
          <w:tcPr>
            <w:tcW w:w="4320" w:type="dxa"/>
            <w:tcBorders>
              <w:top w:val="single" w:sz="4" w:space="0" w:color="auto"/>
              <w:left w:val="single" w:sz="4" w:space="0" w:color="auto"/>
              <w:bottom w:val="single" w:sz="4" w:space="0" w:color="auto"/>
              <w:right w:val="single" w:sz="4" w:space="0" w:color="auto"/>
            </w:tcBorders>
            <w:hideMark/>
          </w:tcPr>
          <w:p w14:paraId="6C4DE418" w14:textId="77777777" w:rsidR="00486638" w:rsidRPr="00486638" w:rsidRDefault="00486638" w:rsidP="00486638">
            <w:pPr>
              <w:pStyle w:val="Normalindentado3"/>
            </w:pPr>
            <w:r w:rsidRPr="00486638">
              <w:t>Alta</w:t>
            </w:r>
          </w:p>
        </w:tc>
      </w:tr>
      <w:tr w:rsidR="005F589D" w:rsidRPr="00486638" w14:paraId="2EB7911B" w14:textId="77777777">
        <w:tc>
          <w:tcPr>
            <w:tcW w:w="4320" w:type="dxa"/>
            <w:tcBorders>
              <w:top w:val="single" w:sz="4" w:space="0" w:color="auto"/>
              <w:left w:val="single" w:sz="4" w:space="0" w:color="auto"/>
              <w:bottom w:val="single" w:sz="4" w:space="0" w:color="auto"/>
              <w:right w:val="single" w:sz="4" w:space="0" w:color="auto"/>
            </w:tcBorders>
            <w:hideMark/>
          </w:tcPr>
          <w:p w14:paraId="0CF00F4F" w14:textId="77777777" w:rsidR="00486638" w:rsidRPr="00486638" w:rsidRDefault="00486638" w:rsidP="00486638">
            <w:pPr>
              <w:pStyle w:val="Normalindentado3"/>
            </w:pPr>
            <w:r w:rsidRPr="00486638">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70880F15" w14:textId="77777777" w:rsidR="00486638" w:rsidRPr="00486638" w:rsidRDefault="00486638" w:rsidP="00486638">
            <w:pPr>
              <w:pStyle w:val="Normalindentado3"/>
            </w:pPr>
            <w:r w:rsidRPr="00486638">
              <w:t>El sistema debe mantener un desempeño estable ante múltiples usuarios simultáneos.</w:t>
            </w:r>
          </w:p>
        </w:tc>
      </w:tr>
    </w:tbl>
    <w:p w14:paraId="1F96374E" w14:textId="77777777" w:rsidR="00486638" w:rsidRPr="00486638" w:rsidRDefault="00486638" w:rsidP="00486638">
      <w:pPr>
        <w:pStyle w:val="Normalindentado3"/>
      </w:pPr>
    </w:p>
    <w:p w14:paraId="7640B763" w14:textId="77777777" w:rsidR="00486638" w:rsidRPr="00486638" w:rsidRDefault="00486638" w:rsidP="00486638">
      <w:pPr>
        <w:pStyle w:val="Normalindentado3"/>
      </w:pPr>
    </w:p>
    <w:p w14:paraId="670FCDC3" w14:textId="77777777" w:rsidR="00482D99" w:rsidRDefault="00482D99">
      <w:pPr>
        <w:pStyle w:val="Ttulo3"/>
      </w:pPr>
      <w:bookmarkStart w:id="115" w:name="_Toc33238259"/>
      <w:bookmarkStart w:id="116" w:name="_Toc225101743"/>
      <w:bookmarkStart w:id="117" w:name="_Toc626447607"/>
      <w:r>
        <w:t>Seguridad</w:t>
      </w:r>
      <w:bookmarkEnd w:id="115"/>
      <w:bookmarkEnd w:id="116"/>
      <w:bookmarkEnd w:id="117"/>
    </w:p>
    <w:p w14:paraId="0283061D" w14:textId="149FB5B8" w:rsidR="009044D2" w:rsidRPr="009044D2" w:rsidRDefault="009044D2" w:rsidP="009044D2">
      <w:pPr>
        <w:pStyle w:val="Normalindentado3"/>
        <w:tabs>
          <w:tab w:val="left" w:pos="1920"/>
        </w:tabs>
        <w:ind w:left="0"/>
        <w:rPr>
          <w:b/>
          <w:bCs/>
          <w:lang w:val="en-US"/>
        </w:rPr>
      </w:pPr>
      <w:r>
        <w:t xml:space="preserve">        </w:t>
      </w:r>
      <w:r w:rsidRPr="009044D2">
        <w:rPr>
          <w:b/>
          <w:bCs/>
          <w:lang w:val="en-US"/>
        </w:rPr>
        <w:t xml:space="preserve">RNF8 – </w:t>
      </w:r>
      <w:proofErr w:type="spellStart"/>
      <w:r w:rsidRPr="009044D2">
        <w:rPr>
          <w:b/>
          <w:bCs/>
          <w:lang w:val="en-US"/>
        </w:rPr>
        <w:t>Autenticación</w:t>
      </w:r>
      <w:proofErr w:type="spellEnd"/>
    </w:p>
    <w:p w14:paraId="778E349D" w14:textId="77777777" w:rsidR="009044D2" w:rsidRPr="009044D2" w:rsidRDefault="009044D2" w:rsidP="009044D2">
      <w:pPr>
        <w:pStyle w:val="Normalindentado3"/>
        <w:tabs>
          <w:tab w:val="left" w:pos="1920"/>
        </w:tabs>
        <w:rPr>
          <w:lang w:val="en-US"/>
        </w:rPr>
      </w:pPr>
      <w:proofErr w:type="spellStart"/>
      <w:r w:rsidRPr="009044D2">
        <w:rPr>
          <w:b/>
          <w:lang w:val="en-US"/>
        </w:rPr>
        <w:t>Descripción</w:t>
      </w:r>
      <w:proofErr w:type="spellEnd"/>
      <w:r w:rsidRPr="009044D2">
        <w:rPr>
          <w:b/>
          <w:lang w:val="en-US"/>
        </w:rPr>
        <w:t xml:space="preserve">: </w:t>
      </w:r>
      <w:r w:rsidRPr="009044D2">
        <w:rPr>
          <w:lang w:val="en-US"/>
        </w:rPr>
        <w:t xml:space="preserve">El </w:t>
      </w:r>
      <w:proofErr w:type="spellStart"/>
      <w:r w:rsidRPr="009044D2">
        <w:rPr>
          <w:lang w:val="en-US"/>
        </w:rPr>
        <w:t>sistema</w:t>
      </w:r>
      <w:proofErr w:type="spellEnd"/>
      <w:r w:rsidRPr="009044D2">
        <w:rPr>
          <w:lang w:val="en-US"/>
        </w:rPr>
        <w:t xml:space="preserve"> </w:t>
      </w:r>
      <w:proofErr w:type="spellStart"/>
      <w:r w:rsidRPr="009044D2">
        <w:rPr>
          <w:lang w:val="en-US"/>
        </w:rPr>
        <w:t>debe</w:t>
      </w:r>
      <w:proofErr w:type="spellEnd"/>
      <w:r w:rsidRPr="009044D2">
        <w:rPr>
          <w:lang w:val="en-US"/>
        </w:rPr>
        <w:t xml:space="preserve"> </w:t>
      </w:r>
      <w:proofErr w:type="spellStart"/>
      <w:r w:rsidRPr="009044D2">
        <w:rPr>
          <w:lang w:val="en-US"/>
        </w:rPr>
        <w:t>verificar</w:t>
      </w:r>
      <w:proofErr w:type="spellEnd"/>
      <w:r w:rsidRPr="009044D2">
        <w:rPr>
          <w:lang w:val="en-US"/>
        </w:rPr>
        <w:t xml:space="preserve"> la </w:t>
      </w:r>
      <w:proofErr w:type="spellStart"/>
      <w:r w:rsidRPr="009044D2">
        <w:rPr>
          <w:lang w:val="en-US"/>
        </w:rPr>
        <w:t>identidad</w:t>
      </w:r>
      <w:proofErr w:type="spellEnd"/>
      <w:r w:rsidRPr="009044D2">
        <w:rPr>
          <w:lang w:val="en-US"/>
        </w:rPr>
        <w:t xml:space="preserve"> del </w:t>
      </w:r>
      <w:proofErr w:type="spellStart"/>
      <w:r w:rsidRPr="009044D2">
        <w:rPr>
          <w:lang w:val="en-US"/>
        </w:rPr>
        <w:t>usuario</w:t>
      </w:r>
      <w:proofErr w:type="spellEnd"/>
      <w:r w:rsidRPr="009044D2">
        <w:rPr>
          <w:lang w:val="en-US"/>
        </w:rPr>
        <w:t xml:space="preserve"> antes de </w:t>
      </w:r>
      <w:proofErr w:type="spellStart"/>
      <w:r w:rsidRPr="009044D2">
        <w:rPr>
          <w:lang w:val="en-US"/>
        </w:rPr>
        <w:t>permitir</w:t>
      </w:r>
      <w:proofErr w:type="spellEnd"/>
      <w:r w:rsidRPr="009044D2">
        <w:rPr>
          <w:lang w:val="en-US"/>
        </w:rPr>
        <w:t xml:space="preserve"> </w:t>
      </w:r>
      <w:proofErr w:type="spellStart"/>
      <w:r w:rsidRPr="009044D2">
        <w:rPr>
          <w:lang w:val="en-US"/>
        </w:rPr>
        <w:t>acceso</w:t>
      </w:r>
      <w:proofErr w:type="spellEnd"/>
      <w:r w:rsidRPr="009044D2">
        <w:rPr>
          <w:lang w:val="en-US"/>
        </w:rPr>
        <w:t xml:space="preserve"> </w:t>
      </w:r>
      <w:proofErr w:type="gramStart"/>
      <w:r w:rsidRPr="009044D2">
        <w:rPr>
          <w:lang w:val="en-US"/>
        </w:rPr>
        <w:t>a</w:t>
      </w:r>
      <w:proofErr w:type="gramEnd"/>
      <w:r w:rsidRPr="009044D2">
        <w:rPr>
          <w:lang w:val="en-US"/>
        </w:rPr>
        <w:t xml:space="preserve"> </w:t>
      </w:r>
      <w:proofErr w:type="spellStart"/>
      <w:r w:rsidRPr="009044D2">
        <w:rPr>
          <w:lang w:val="en-US"/>
        </w:rPr>
        <w:t>información</w:t>
      </w:r>
      <w:proofErr w:type="spellEnd"/>
      <w:r w:rsidRPr="009044D2">
        <w:rPr>
          <w:lang w:val="en-US"/>
        </w:rPr>
        <w:t xml:space="preserve"> </w:t>
      </w:r>
      <w:proofErr w:type="spellStart"/>
      <w:r w:rsidRPr="009044D2">
        <w:rPr>
          <w:lang w:val="en-US"/>
        </w:rPr>
        <w:t>privada</w:t>
      </w:r>
      <w:proofErr w:type="spellEnd"/>
      <w:r w:rsidRPr="009044D2">
        <w:rPr>
          <w:lang w:val="en-US"/>
        </w:rPr>
        <w:t>.</w:t>
      </w:r>
    </w:p>
    <w:tbl>
      <w:tblPr>
        <w:tblStyle w:val="Tablaconcuadrcula"/>
        <w:tblW w:w="0" w:type="auto"/>
        <w:tblLook w:val="04A0" w:firstRow="1" w:lastRow="0" w:firstColumn="1" w:lastColumn="0" w:noHBand="0" w:noVBand="1"/>
      </w:tblPr>
      <w:tblGrid>
        <w:gridCol w:w="4243"/>
        <w:gridCol w:w="4251"/>
      </w:tblGrid>
      <w:tr w:rsidR="005F589D" w:rsidRPr="009044D2" w14:paraId="53BE7F3A" w14:textId="77777777">
        <w:tc>
          <w:tcPr>
            <w:tcW w:w="4320" w:type="dxa"/>
            <w:tcBorders>
              <w:top w:val="single" w:sz="4" w:space="0" w:color="auto"/>
              <w:left w:val="single" w:sz="4" w:space="0" w:color="auto"/>
              <w:bottom w:val="single" w:sz="4" w:space="0" w:color="auto"/>
              <w:right w:val="single" w:sz="4" w:space="0" w:color="auto"/>
            </w:tcBorders>
            <w:hideMark/>
          </w:tcPr>
          <w:p w14:paraId="25856014" w14:textId="77777777" w:rsidR="009044D2" w:rsidRPr="009044D2" w:rsidRDefault="009044D2" w:rsidP="009044D2">
            <w:pPr>
              <w:pStyle w:val="Normalindentado3"/>
              <w:tabs>
                <w:tab w:val="left" w:pos="1920"/>
              </w:tabs>
              <w:rPr>
                <w:lang w:val="en-US"/>
              </w:rPr>
            </w:pPr>
            <w:proofErr w:type="spellStart"/>
            <w:r w:rsidRPr="009044D2">
              <w:rPr>
                <w:lang w:val="en-US"/>
              </w:rPr>
              <w:t>Número</w:t>
            </w:r>
            <w:proofErr w:type="spellEnd"/>
            <w:r w:rsidRPr="009044D2">
              <w:rPr>
                <w:lang w:val="en-US"/>
              </w:rPr>
              <w:t xml:space="preserve"> de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8C39F2F" w14:textId="77777777" w:rsidR="009044D2" w:rsidRPr="009044D2" w:rsidRDefault="009044D2" w:rsidP="009044D2">
            <w:pPr>
              <w:pStyle w:val="Normalindentado3"/>
              <w:tabs>
                <w:tab w:val="left" w:pos="1920"/>
              </w:tabs>
              <w:rPr>
                <w:lang w:val="en-US"/>
              </w:rPr>
            </w:pPr>
            <w:r w:rsidRPr="009044D2">
              <w:rPr>
                <w:lang w:val="en-US"/>
              </w:rPr>
              <w:t>RNF8</w:t>
            </w:r>
          </w:p>
        </w:tc>
      </w:tr>
      <w:tr w:rsidR="005F589D" w:rsidRPr="009044D2" w14:paraId="4B153511" w14:textId="77777777">
        <w:tc>
          <w:tcPr>
            <w:tcW w:w="4320" w:type="dxa"/>
            <w:tcBorders>
              <w:top w:val="single" w:sz="4" w:space="0" w:color="auto"/>
              <w:left w:val="single" w:sz="4" w:space="0" w:color="auto"/>
              <w:bottom w:val="single" w:sz="4" w:space="0" w:color="auto"/>
              <w:right w:val="single" w:sz="4" w:space="0" w:color="auto"/>
            </w:tcBorders>
            <w:hideMark/>
          </w:tcPr>
          <w:p w14:paraId="4E23B3E7" w14:textId="77777777" w:rsidR="009044D2" w:rsidRPr="009044D2" w:rsidRDefault="009044D2" w:rsidP="009044D2">
            <w:pPr>
              <w:pStyle w:val="Normalindentado3"/>
              <w:tabs>
                <w:tab w:val="left" w:pos="1920"/>
              </w:tabs>
              <w:rPr>
                <w:lang w:val="en-US"/>
              </w:rPr>
            </w:pPr>
            <w:r w:rsidRPr="009044D2">
              <w:rPr>
                <w:lang w:val="en-US"/>
              </w:rPr>
              <w:t xml:space="preserve">Nombre del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AB98AF8" w14:textId="77777777" w:rsidR="009044D2" w:rsidRPr="009044D2" w:rsidRDefault="009044D2" w:rsidP="009044D2">
            <w:pPr>
              <w:pStyle w:val="Normalindentado3"/>
              <w:tabs>
                <w:tab w:val="left" w:pos="1920"/>
              </w:tabs>
              <w:rPr>
                <w:lang w:val="en-US"/>
              </w:rPr>
            </w:pPr>
            <w:proofErr w:type="spellStart"/>
            <w:r w:rsidRPr="009044D2">
              <w:rPr>
                <w:lang w:val="en-US"/>
              </w:rPr>
              <w:t>Autenticación</w:t>
            </w:r>
            <w:proofErr w:type="spellEnd"/>
          </w:p>
        </w:tc>
      </w:tr>
      <w:tr w:rsidR="005F589D" w:rsidRPr="009044D2" w14:paraId="656DFA3A" w14:textId="77777777">
        <w:tc>
          <w:tcPr>
            <w:tcW w:w="4320" w:type="dxa"/>
            <w:tcBorders>
              <w:top w:val="single" w:sz="4" w:space="0" w:color="auto"/>
              <w:left w:val="single" w:sz="4" w:space="0" w:color="auto"/>
              <w:bottom w:val="single" w:sz="4" w:space="0" w:color="auto"/>
              <w:right w:val="single" w:sz="4" w:space="0" w:color="auto"/>
            </w:tcBorders>
            <w:hideMark/>
          </w:tcPr>
          <w:p w14:paraId="07A1B960" w14:textId="77777777" w:rsidR="009044D2" w:rsidRPr="009044D2" w:rsidRDefault="009044D2" w:rsidP="009044D2">
            <w:pPr>
              <w:pStyle w:val="Normalindentado3"/>
              <w:tabs>
                <w:tab w:val="left" w:pos="1920"/>
              </w:tabs>
              <w:rPr>
                <w:lang w:val="en-US"/>
              </w:rPr>
            </w:pPr>
            <w:proofErr w:type="spellStart"/>
            <w:r w:rsidRPr="009044D2">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2515670" w14:textId="77777777" w:rsidR="009044D2" w:rsidRPr="009044D2" w:rsidRDefault="009044D2" w:rsidP="009044D2">
            <w:pPr>
              <w:pStyle w:val="Normalindentado3"/>
              <w:tabs>
                <w:tab w:val="left" w:pos="1920"/>
              </w:tabs>
              <w:rPr>
                <w:lang w:val="en-US"/>
              </w:rPr>
            </w:pPr>
            <w:proofErr w:type="spellStart"/>
            <w:r w:rsidRPr="009044D2">
              <w:rPr>
                <w:lang w:val="en-US"/>
              </w:rPr>
              <w:t>Seguridad</w:t>
            </w:r>
            <w:proofErr w:type="spellEnd"/>
          </w:p>
        </w:tc>
      </w:tr>
      <w:tr w:rsidR="005F589D" w:rsidRPr="009044D2" w14:paraId="77408BC8" w14:textId="77777777">
        <w:tc>
          <w:tcPr>
            <w:tcW w:w="4320" w:type="dxa"/>
            <w:tcBorders>
              <w:top w:val="single" w:sz="4" w:space="0" w:color="auto"/>
              <w:left w:val="single" w:sz="4" w:space="0" w:color="auto"/>
              <w:bottom w:val="single" w:sz="4" w:space="0" w:color="auto"/>
              <w:right w:val="single" w:sz="4" w:space="0" w:color="auto"/>
            </w:tcBorders>
            <w:hideMark/>
          </w:tcPr>
          <w:p w14:paraId="4725605B" w14:textId="77777777" w:rsidR="009044D2" w:rsidRPr="009044D2" w:rsidRDefault="009044D2" w:rsidP="009044D2">
            <w:pPr>
              <w:pStyle w:val="Normalindentado3"/>
              <w:tabs>
                <w:tab w:val="left" w:pos="1920"/>
              </w:tabs>
              <w:rPr>
                <w:lang w:val="en-US"/>
              </w:rPr>
            </w:pPr>
            <w:proofErr w:type="spellStart"/>
            <w:r w:rsidRPr="009044D2">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FEE625D" w14:textId="77777777" w:rsidR="009044D2" w:rsidRPr="009044D2" w:rsidRDefault="009044D2" w:rsidP="009044D2">
            <w:pPr>
              <w:pStyle w:val="Normalindentado3"/>
              <w:tabs>
                <w:tab w:val="left" w:pos="1920"/>
              </w:tabs>
              <w:rPr>
                <w:lang w:val="en-US"/>
              </w:rPr>
            </w:pPr>
            <w:r w:rsidRPr="009044D2">
              <w:rPr>
                <w:lang w:val="en-US"/>
              </w:rPr>
              <w:t>Alta</w:t>
            </w:r>
          </w:p>
        </w:tc>
      </w:tr>
      <w:tr w:rsidR="005F589D" w:rsidRPr="009044D2" w14:paraId="6B35642B" w14:textId="77777777">
        <w:tc>
          <w:tcPr>
            <w:tcW w:w="4320" w:type="dxa"/>
            <w:tcBorders>
              <w:top w:val="single" w:sz="4" w:space="0" w:color="auto"/>
              <w:left w:val="single" w:sz="4" w:space="0" w:color="auto"/>
              <w:bottom w:val="single" w:sz="4" w:space="0" w:color="auto"/>
              <w:right w:val="single" w:sz="4" w:space="0" w:color="auto"/>
            </w:tcBorders>
            <w:hideMark/>
          </w:tcPr>
          <w:p w14:paraId="023F7D8F" w14:textId="77777777" w:rsidR="009044D2" w:rsidRPr="009044D2" w:rsidRDefault="009044D2" w:rsidP="009044D2">
            <w:pPr>
              <w:pStyle w:val="Normalindentado3"/>
              <w:tabs>
                <w:tab w:val="left" w:pos="1920"/>
              </w:tabs>
              <w:rPr>
                <w:lang w:val="en-US"/>
              </w:rPr>
            </w:pPr>
            <w:proofErr w:type="spellStart"/>
            <w:r w:rsidRPr="009044D2">
              <w:rPr>
                <w:lang w:val="en-US"/>
              </w:rPr>
              <w:t>Criterio</w:t>
            </w:r>
            <w:proofErr w:type="spellEnd"/>
            <w:r w:rsidRPr="009044D2">
              <w:rPr>
                <w:lang w:val="en-US"/>
              </w:rPr>
              <w:t xml:space="preserve"> de </w:t>
            </w:r>
            <w:proofErr w:type="spellStart"/>
            <w:r w:rsidRPr="009044D2">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8C07AD7" w14:textId="77777777" w:rsidR="009044D2" w:rsidRPr="009044D2" w:rsidRDefault="009044D2" w:rsidP="009044D2">
            <w:pPr>
              <w:pStyle w:val="Normalindentado3"/>
              <w:tabs>
                <w:tab w:val="left" w:pos="1920"/>
              </w:tabs>
              <w:rPr>
                <w:lang w:val="en-US"/>
              </w:rPr>
            </w:pPr>
            <w:r w:rsidRPr="009044D2">
              <w:rPr>
                <w:lang w:val="en-US"/>
              </w:rPr>
              <w:t xml:space="preserve">Debe </w:t>
            </w:r>
            <w:proofErr w:type="spellStart"/>
            <w:r w:rsidRPr="009044D2">
              <w:rPr>
                <w:lang w:val="en-US"/>
              </w:rPr>
              <w:t>verificarse</w:t>
            </w:r>
            <w:proofErr w:type="spellEnd"/>
            <w:r w:rsidRPr="009044D2">
              <w:rPr>
                <w:lang w:val="en-US"/>
              </w:rPr>
              <w:t xml:space="preserve"> </w:t>
            </w:r>
            <w:proofErr w:type="spellStart"/>
            <w:r w:rsidRPr="009044D2">
              <w:rPr>
                <w:lang w:val="en-US"/>
              </w:rPr>
              <w:t>mediante</w:t>
            </w:r>
            <w:proofErr w:type="spellEnd"/>
            <w:r w:rsidRPr="009044D2">
              <w:rPr>
                <w:lang w:val="en-US"/>
              </w:rPr>
              <w:t xml:space="preserve"> </w:t>
            </w:r>
            <w:proofErr w:type="spellStart"/>
            <w:r w:rsidRPr="009044D2">
              <w:rPr>
                <w:lang w:val="en-US"/>
              </w:rPr>
              <w:t>pruebas</w:t>
            </w:r>
            <w:proofErr w:type="spellEnd"/>
            <w:r w:rsidRPr="009044D2">
              <w:rPr>
                <w:lang w:val="en-US"/>
              </w:rPr>
              <w:t xml:space="preserve"> </w:t>
            </w:r>
            <w:proofErr w:type="spellStart"/>
            <w:r w:rsidRPr="009044D2">
              <w:rPr>
                <w:lang w:val="en-US"/>
              </w:rPr>
              <w:t>técnicas</w:t>
            </w:r>
            <w:proofErr w:type="spellEnd"/>
            <w:r w:rsidRPr="009044D2">
              <w:rPr>
                <w:lang w:val="en-US"/>
              </w:rPr>
              <w:t xml:space="preserve"> y de </w:t>
            </w:r>
            <w:proofErr w:type="spellStart"/>
            <w:r w:rsidRPr="009044D2">
              <w:rPr>
                <w:lang w:val="en-US"/>
              </w:rPr>
              <w:t>aceptación</w:t>
            </w:r>
            <w:proofErr w:type="spellEnd"/>
            <w:r w:rsidRPr="009044D2">
              <w:rPr>
                <w:lang w:val="en-US"/>
              </w:rPr>
              <w:t>.</w:t>
            </w:r>
          </w:p>
        </w:tc>
      </w:tr>
    </w:tbl>
    <w:p w14:paraId="7A50C333" w14:textId="77777777" w:rsidR="009044D2" w:rsidRPr="009044D2" w:rsidRDefault="009044D2" w:rsidP="009044D2">
      <w:pPr>
        <w:pStyle w:val="Normalindentado3"/>
        <w:tabs>
          <w:tab w:val="left" w:pos="1920"/>
        </w:tabs>
        <w:rPr>
          <w:lang w:val="en-US"/>
        </w:rPr>
      </w:pPr>
    </w:p>
    <w:p w14:paraId="075D65DB" w14:textId="77777777" w:rsidR="009044D2" w:rsidRPr="009044D2" w:rsidRDefault="009044D2" w:rsidP="009044D2">
      <w:pPr>
        <w:pStyle w:val="Normalindentado3"/>
        <w:tabs>
          <w:tab w:val="left" w:pos="1920"/>
        </w:tabs>
        <w:ind w:left="360"/>
        <w:rPr>
          <w:b/>
          <w:bCs/>
          <w:lang w:val="en-US"/>
        </w:rPr>
      </w:pPr>
      <w:r w:rsidRPr="009044D2">
        <w:rPr>
          <w:b/>
          <w:bCs/>
          <w:lang w:val="en-US"/>
        </w:rPr>
        <w:t xml:space="preserve">RNF9 – </w:t>
      </w:r>
      <w:proofErr w:type="spellStart"/>
      <w:r w:rsidRPr="009044D2">
        <w:rPr>
          <w:b/>
          <w:bCs/>
          <w:lang w:val="en-US"/>
        </w:rPr>
        <w:t>Protección</w:t>
      </w:r>
      <w:proofErr w:type="spellEnd"/>
      <w:r w:rsidRPr="009044D2">
        <w:rPr>
          <w:b/>
          <w:bCs/>
          <w:lang w:val="en-US"/>
        </w:rPr>
        <w:t xml:space="preserve"> de </w:t>
      </w:r>
      <w:proofErr w:type="spellStart"/>
      <w:r w:rsidRPr="009044D2">
        <w:rPr>
          <w:b/>
          <w:bCs/>
          <w:lang w:val="en-US"/>
        </w:rPr>
        <w:t>datos</w:t>
      </w:r>
      <w:proofErr w:type="spellEnd"/>
    </w:p>
    <w:p w14:paraId="25192C72" w14:textId="77777777" w:rsidR="009044D2" w:rsidRPr="009044D2" w:rsidRDefault="009044D2" w:rsidP="009044D2">
      <w:pPr>
        <w:pStyle w:val="Normalindentado3"/>
        <w:tabs>
          <w:tab w:val="left" w:pos="1920"/>
        </w:tabs>
        <w:rPr>
          <w:lang w:val="en-US"/>
        </w:rPr>
      </w:pPr>
      <w:proofErr w:type="spellStart"/>
      <w:r w:rsidRPr="009044D2">
        <w:rPr>
          <w:b/>
          <w:lang w:val="en-US"/>
        </w:rPr>
        <w:t>Descripción</w:t>
      </w:r>
      <w:proofErr w:type="spellEnd"/>
      <w:r w:rsidRPr="009044D2">
        <w:rPr>
          <w:b/>
          <w:lang w:val="en-US"/>
        </w:rPr>
        <w:t xml:space="preserve">: </w:t>
      </w:r>
      <w:r w:rsidRPr="009044D2">
        <w:rPr>
          <w:lang w:val="en-US"/>
        </w:rPr>
        <w:t xml:space="preserve">Los </w:t>
      </w:r>
      <w:proofErr w:type="spellStart"/>
      <w:r w:rsidRPr="009044D2">
        <w:rPr>
          <w:lang w:val="en-US"/>
        </w:rPr>
        <w:t>datos</w:t>
      </w:r>
      <w:proofErr w:type="spellEnd"/>
      <w:r w:rsidRPr="009044D2">
        <w:rPr>
          <w:lang w:val="en-US"/>
        </w:rPr>
        <w:t xml:space="preserve"> del </w:t>
      </w:r>
      <w:proofErr w:type="spellStart"/>
      <w:r w:rsidRPr="009044D2">
        <w:rPr>
          <w:lang w:val="en-US"/>
        </w:rPr>
        <w:t>usuario</w:t>
      </w:r>
      <w:proofErr w:type="spellEnd"/>
      <w:r w:rsidRPr="009044D2">
        <w:rPr>
          <w:lang w:val="en-US"/>
        </w:rPr>
        <w:t xml:space="preserve"> </w:t>
      </w:r>
      <w:proofErr w:type="spellStart"/>
      <w:r w:rsidRPr="009044D2">
        <w:rPr>
          <w:lang w:val="en-US"/>
        </w:rPr>
        <w:t>deben</w:t>
      </w:r>
      <w:proofErr w:type="spellEnd"/>
      <w:r w:rsidRPr="009044D2">
        <w:rPr>
          <w:lang w:val="en-US"/>
        </w:rPr>
        <w:t xml:space="preserve"> </w:t>
      </w:r>
      <w:proofErr w:type="spellStart"/>
      <w:r w:rsidRPr="009044D2">
        <w:rPr>
          <w:lang w:val="en-US"/>
        </w:rPr>
        <w:t>almacenarse</w:t>
      </w:r>
      <w:proofErr w:type="spellEnd"/>
      <w:r w:rsidRPr="009044D2">
        <w:rPr>
          <w:lang w:val="en-US"/>
        </w:rPr>
        <w:t xml:space="preserve"> de forma </w:t>
      </w:r>
      <w:proofErr w:type="spellStart"/>
      <w:r w:rsidRPr="009044D2">
        <w:rPr>
          <w:lang w:val="en-US"/>
        </w:rPr>
        <w:t>segura</w:t>
      </w:r>
      <w:proofErr w:type="spellEnd"/>
      <w:r w:rsidRPr="009044D2">
        <w:rPr>
          <w:lang w:val="en-US"/>
        </w:rPr>
        <w:t>.</w:t>
      </w:r>
    </w:p>
    <w:tbl>
      <w:tblPr>
        <w:tblStyle w:val="Tablaconcuadrcula"/>
        <w:tblW w:w="0" w:type="auto"/>
        <w:tblLook w:val="04A0" w:firstRow="1" w:lastRow="0" w:firstColumn="1" w:lastColumn="0" w:noHBand="0" w:noVBand="1"/>
      </w:tblPr>
      <w:tblGrid>
        <w:gridCol w:w="4247"/>
        <w:gridCol w:w="4247"/>
      </w:tblGrid>
      <w:tr w:rsidR="00575196" w:rsidRPr="009044D2" w14:paraId="112537D3" w14:textId="77777777">
        <w:tc>
          <w:tcPr>
            <w:tcW w:w="4320" w:type="dxa"/>
            <w:tcBorders>
              <w:top w:val="single" w:sz="4" w:space="0" w:color="auto"/>
              <w:left w:val="single" w:sz="4" w:space="0" w:color="auto"/>
              <w:bottom w:val="single" w:sz="4" w:space="0" w:color="auto"/>
              <w:right w:val="single" w:sz="4" w:space="0" w:color="auto"/>
            </w:tcBorders>
            <w:hideMark/>
          </w:tcPr>
          <w:p w14:paraId="51CAD97F" w14:textId="77777777" w:rsidR="009044D2" w:rsidRPr="009044D2" w:rsidRDefault="009044D2" w:rsidP="009044D2">
            <w:pPr>
              <w:pStyle w:val="Normalindentado3"/>
              <w:tabs>
                <w:tab w:val="left" w:pos="1920"/>
              </w:tabs>
              <w:rPr>
                <w:lang w:val="en-US"/>
              </w:rPr>
            </w:pPr>
            <w:proofErr w:type="spellStart"/>
            <w:r w:rsidRPr="009044D2">
              <w:rPr>
                <w:lang w:val="en-US"/>
              </w:rPr>
              <w:t>Número</w:t>
            </w:r>
            <w:proofErr w:type="spellEnd"/>
            <w:r w:rsidRPr="009044D2">
              <w:rPr>
                <w:lang w:val="en-US"/>
              </w:rPr>
              <w:t xml:space="preserve"> de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E06ACEF" w14:textId="77777777" w:rsidR="009044D2" w:rsidRPr="009044D2" w:rsidRDefault="009044D2" w:rsidP="009044D2">
            <w:pPr>
              <w:pStyle w:val="Normalindentado3"/>
              <w:tabs>
                <w:tab w:val="left" w:pos="1920"/>
              </w:tabs>
              <w:rPr>
                <w:lang w:val="en-US"/>
              </w:rPr>
            </w:pPr>
            <w:r w:rsidRPr="009044D2">
              <w:rPr>
                <w:lang w:val="en-US"/>
              </w:rPr>
              <w:t>RNF9</w:t>
            </w:r>
          </w:p>
        </w:tc>
      </w:tr>
      <w:tr w:rsidR="00575196" w:rsidRPr="009044D2" w14:paraId="7B7D8B5A" w14:textId="77777777">
        <w:tc>
          <w:tcPr>
            <w:tcW w:w="4320" w:type="dxa"/>
            <w:tcBorders>
              <w:top w:val="single" w:sz="4" w:space="0" w:color="auto"/>
              <w:left w:val="single" w:sz="4" w:space="0" w:color="auto"/>
              <w:bottom w:val="single" w:sz="4" w:space="0" w:color="auto"/>
              <w:right w:val="single" w:sz="4" w:space="0" w:color="auto"/>
            </w:tcBorders>
            <w:hideMark/>
          </w:tcPr>
          <w:p w14:paraId="5BDB5BD0" w14:textId="77777777" w:rsidR="009044D2" w:rsidRPr="009044D2" w:rsidRDefault="009044D2" w:rsidP="009044D2">
            <w:pPr>
              <w:pStyle w:val="Normalindentado3"/>
              <w:tabs>
                <w:tab w:val="left" w:pos="1920"/>
              </w:tabs>
              <w:rPr>
                <w:lang w:val="en-US"/>
              </w:rPr>
            </w:pPr>
            <w:r w:rsidRPr="009044D2">
              <w:rPr>
                <w:lang w:val="en-US"/>
              </w:rPr>
              <w:t xml:space="preserve">Nombre del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95E2351" w14:textId="77777777" w:rsidR="009044D2" w:rsidRPr="009044D2" w:rsidRDefault="009044D2" w:rsidP="009044D2">
            <w:pPr>
              <w:pStyle w:val="Normalindentado3"/>
              <w:tabs>
                <w:tab w:val="left" w:pos="1920"/>
              </w:tabs>
              <w:rPr>
                <w:lang w:val="en-US"/>
              </w:rPr>
            </w:pPr>
            <w:proofErr w:type="spellStart"/>
            <w:r w:rsidRPr="009044D2">
              <w:rPr>
                <w:lang w:val="en-US"/>
              </w:rPr>
              <w:t>Protección</w:t>
            </w:r>
            <w:proofErr w:type="spellEnd"/>
            <w:r w:rsidRPr="009044D2">
              <w:rPr>
                <w:lang w:val="en-US"/>
              </w:rPr>
              <w:t xml:space="preserve"> de </w:t>
            </w:r>
            <w:proofErr w:type="spellStart"/>
            <w:r w:rsidRPr="009044D2">
              <w:rPr>
                <w:lang w:val="en-US"/>
              </w:rPr>
              <w:t>datos</w:t>
            </w:r>
            <w:proofErr w:type="spellEnd"/>
          </w:p>
        </w:tc>
      </w:tr>
      <w:tr w:rsidR="00575196" w:rsidRPr="009044D2" w14:paraId="2FBFD238" w14:textId="77777777">
        <w:tc>
          <w:tcPr>
            <w:tcW w:w="4320" w:type="dxa"/>
            <w:tcBorders>
              <w:top w:val="single" w:sz="4" w:space="0" w:color="auto"/>
              <w:left w:val="single" w:sz="4" w:space="0" w:color="auto"/>
              <w:bottom w:val="single" w:sz="4" w:space="0" w:color="auto"/>
              <w:right w:val="single" w:sz="4" w:space="0" w:color="auto"/>
            </w:tcBorders>
            <w:hideMark/>
          </w:tcPr>
          <w:p w14:paraId="1A57ECFD" w14:textId="77777777" w:rsidR="009044D2" w:rsidRPr="009044D2" w:rsidRDefault="009044D2" w:rsidP="009044D2">
            <w:pPr>
              <w:pStyle w:val="Normalindentado3"/>
              <w:tabs>
                <w:tab w:val="left" w:pos="1920"/>
              </w:tabs>
              <w:rPr>
                <w:lang w:val="en-US"/>
              </w:rPr>
            </w:pPr>
            <w:proofErr w:type="spellStart"/>
            <w:r w:rsidRPr="009044D2">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A2B71F7" w14:textId="77777777" w:rsidR="009044D2" w:rsidRPr="009044D2" w:rsidRDefault="009044D2" w:rsidP="009044D2">
            <w:pPr>
              <w:pStyle w:val="Normalindentado3"/>
              <w:tabs>
                <w:tab w:val="left" w:pos="1920"/>
              </w:tabs>
              <w:rPr>
                <w:lang w:val="en-US"/>
              </w:rPr>
            </w:pPr>
            <w:proofErr w:type="spellStart"/>
            <w:r w:rsidRPr="009044D2">
              <w:rPr>
                <w:lang w:val="en-US"/>
              </w:rPr>
              <w:t>Seguridad</w:t>
            </w:r>
            <w:proofErr w:type="spellEnd"/>
          </w:p>
        </w:tc>
      </w:tr>
      <w:tr w:rsidR="00575196" w:rsidRPr="009044D2" w14:paraId="32A30E8E" w14:textId="77777777">
        <w:tc>
          <w:tcPr>
            <w:tcW w:w="4320" w:type="dxa"/>
            <w:tcBorders>
              <w:top w:val="single" w:sz="4" w:space="0" w:color="auto"/>
              <w:left w:val="single" w:sz="4" w:space="0" w:color="auto"/>
              <w:bottom w:val="single" w:sz="4" w:space="0" w:color="auto"/>
              <w:right w:val="single" w:sz="4" w:space="0" w:color="auto"/>
            </w:tcBorders>
            <w:hideMark/>
          </w:tcPr>
          <w:p w14:paraId="6CF07EBD" w14:textId="77777777" w:rsidR="009044D2" w:rsidRPr="009044D2" w:rsidRDefault="009044D2" w:rsidP="009044D2">
            <w:pPr>
              <w:pStyle w:val="Normalindentado3"/>
              <w:tabs>
                <w:tab w:val="left" w:pos="1920"/>
              </w:tabs>
              <w:rPr>
                <w:lang w:val="en-US"/>
              </w:rPr>
            </w:pPr>
            <w:proofErr w:type="spellStart"/>
            <w:r w:rsidRPr="009044D2">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13B150A" w14:textId="77777777" w:rsidR="009044D2" w:rsidRPr="009044D2" w:rsidRDefault="009044D2" w:rsidP="009044D2">
            <w:pPr>
              <w:pStyle w:val="Normalindentado3"/>
              <w:tabs>
                <w:tab w:val="left" w:pos="1920"/>
              </w:tabs>
              <w:rPr>
                <w:lang w:val="en-US"/>
              </w:rPr>
            </w:pPr>
            <w:r w:rsidRPr="009044D2">
              <w:rPr>
                <w:lang w:val="en-US"/>
              </w:rPr>
              <w:t>Alta</w:t>
            </w:r>
          </w:p>
        </w:tc>
      </w:tr>
      <w:tr w:rsidR="00575196" w:rsidRPr="009044D2" w14:paraId="38A99E4E" w14:textId="77777777">
        <w:tc>
          <w:tcPr>
            <w:tcW w:w="4320" w:type="dxa"/>
            <w:tcBorders>
              <w:top w:val="single" w:sz="4" w:space="0" w:color="auto"/>
              <w:left w:val="single" w:sz="4" w:space="0" w:color="auto"/>
              <w:bottom w:val="single" w:sz="4" w:space="0" w:color="auto"/>
              <w:right w:val="single" w:sz="4" w:space="0" w:color="auto"/>
            </w:tcBorders>
            <w:hideMark/>
          </w:tcPr>
          <w:p w14:paraId="347222F8" w14:textId="77777777" w:rsidR="009044D2" w:rsidRPr="009044D2" w:rsidRDefault="009044D2" w:rsidP="009044D2">
            <w:pPr>
              <w:pStyle w:val="Normalindentado3"/>
              <w:tabs>
                <w:tab w:val="left" w:pos="1920"/>
              </w:tabs>
              <w:rPr>
                <w:lang w:val="en-US"/>
              </w:rPr>
            </w:pPr>
            <w:proofErr w:type="spellStart"/>
            <w:r w:rsidRPr="009044D2">
              <w:rPr>
                <w:lang w:val="en-US"/>
              </w:rPr>
              <w:t>Criterio</w:t>
            </w:r>
            <w:proofErr w:type="spellEnd"/>
            <w:r w:rsidRPr="009044D2">
              <w:rPr>
                <w:lang w:val="en-US"/>
              </w:rPr>
              <w:t xml:space="preserve"> de </w:t>
            </w:r>
            <w:proofErr w:type="spellStart"/>
            <w:r w:rsidRPr="009044D2">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9B46594" w14:textId="77777777" w:rsidR="009044D2" w:rsidRPr="009044D2" w:rsidRDefault="009044D2" w:rsidP="009044D2">
            <w:pPr>
              <w:pStyle w:val="Normalindentado3"/>
              <w:tabs>
                <w:tab w:val="left" w:pos="1920"/>
              </w:tabs>
              <w:rPr>
                <w:lang w:val="en-US"/>
              </w:rPr>
            </w:pPr>
            <w:r w:rsidRPr="009044D2">
              <w:rPr>
                <w:lang w:val="en-US"/>
              </w:rPr>
              <w:t xml:space="preserve">Debe </w:t>
            </w:r>
            <w:proofErr w:type="spellStart"/>
            <w:r w:rsidRPr="009044D2">
              <w:rPr>
                <w:lang w:val="en-US"/>
              </w:rPr>
              <w:t>verificarse</w:t>
            </w:r>
            <w:proofErr w:type="spellEnd"/>
            <w:r w:rsidRPr="009044D2">
              <w:rPr>
                <w:lang w:val="en-US"/>
              </w:rPr>
              <w:t xml:space="preserve"> </w:t>
            </w:r>
            <w:proofErr w:type="spellStart"/>
            <w:r w:rsidRPr="009044D2">
              <w:rPr>
                <w:lang w:val="en-US"/>
              </w:rPr>
              <w:t>mediante</w:t>
            </w:r>
            <w:proofErr w:type="spellEnd"/>
            <w:r w:rsidRPr="009044D2">
              <w:rPr>
                <w:lang w:val="en-US"/>
              </w:rPr>
              <w:t xml:space="preserve"> </w:t>
            </w:r>
            <w:proofErr w:type="spellStart"/>
            <w:r w:rsidRPr="009044D2">
              <w:rPr>
                <w:lang w:val="en-US"/>
              </w:rPr>
              <w:t>pruebas</w:t>
            </w:r>
            <w:proofErr w:type="spellEnd"/>
            <w:r w:rsidRPr="009044D2">
              <w:rPr>
                <w:lang w:val="en-US"/>
              </w:rPr>
              <w:t xml:space="preserve"> </w:t>
            </w:r>
            <w:proofErr w:type="spellStart"/>
            <w:r w:rsidRPr="009044D2">
              <w:rPr>
                <w:lang w:val="en-US"/>
              </w:rPr>
              <w:t>técnicas</w:t>
            </w:r>
            <w:proofErr w:type="spellEnd"/>
            <w:r w:rsidRPr="009044D2">
              <w:rPr>
                <w:lang w:val="en-US"/>
              </w:rPr>
              <w:t xml:space="preserve"> y de </w:t>
            </w:r>
            <w:proofErr w:type="spellStart"/>
            <w:r w:rsidRPr="009044D2">
              <w:rPr>
                <w:lang w:val="en-US"/>
              </w:rPr>
              <w:t>aceptación</w:t>
            </w:r>
            <w:proofErr w:type="spellEnd"/>
            <w:r w:rsidRPr="009044D2">
              <w:rPr>
                <w:lang w:val="en-US"/>
              </w:rPr>
              <w:t>.</w:t>
            </w:r>
          </w:p>
        </w:tc>
      </w:tr>
    </w:tbl>
    <w:p w14:paraId="5E2AF15F" w14:textId="77777777" w:rsidR="009044D2" w:rsidRPr="009044D2" w:rsidRDefault="009044D2" w:rsidP="009044D2">
      <w:pPr>
        <w:pStyle w:val="Normalindentado3"/>
        <w:tabs>
          <w:tab w:val="left" w:pos="1920"/>
        </w:tabs>
        <w:rPr>
          <w:lang w:val="en-US"/>
        </w:rPr>
      </w:pPr>
    </w:p>
    <w:p w14:paraId="307ABDF4" w14:textId="77777777" w:rsidR="009044D2" w:rsidRPr="009044D2" w:rsidRDefault="009044D2" w:rsidP="009044D2">
      <w:pPr>
        <w:pStyle w:val="Normalindentado3"/>
        <w:tabs>
          <w:tab w:val="left" w:pos="1920"/>
        </w:tabs>
        <w:ind w:left="360"/>
        <w:rPr>
          <w:b/>
          <w:bCs/>
          <w:lang w:val="en-US"/>
        </w:rPr>
      </w:pPr>
      <w:r w:rsidRPr="009044D2">
        <w:rPr>
          <w:b/>
          <w:bCs/>
          <w:lang w:val="en-US"/>
        </w:rPr>
        <w:t xml:space="preserve">RNF10 – </w:t>
      </w:r>
      <w:proofErr w:type="spellStart"/>
      <w:r w:rsidRPr="009044D2">
        <w:rPr>
          <w:b/>
          <w:bCs/>
          <w:lang w:val="en-US"/>
        </w:rPr>
        <w:t>Gestión</w:t>
      </w:r>
      <w:proofErr w:type="spellEnd"/>
      <w:r w:rsidRPr="009044D2">
        <w:rPr>
          <w:b/>
          <w:bCs/>
          <w:lang w:val="en-US"/>
        </w:rPr>
        <w:t xml:space="preserve"> de </w:t>
      </w:r>
      <w:proofErr w:type="spellStart"/>
      <w:r w:rsidRPr="009044D2">
        <w:rPr>
          <w:b/>
          <w:bCs/>
          <w:lang w:val="en-US"/>
        </w:rPr>
        <w:t>sesiones</w:t>
      </w:r>
      <w:proofErr w:type="spellEnd"/>
    </w:p>
    <w:p w14:paraId="6FD5F774" w14:textId="77777777" w:rsidR="009044D2" w:rsidRPr="009044D2" w:rsidRDefault="009044D2" w:rsidP="009044D2">
      <w:pPr>
        <w:pStyle w:val="Normalindentado3"/>
        <w:tabs>
          <w:tab w:val="left" w:pos="1920"/>
        </w:tabs>
        <w:rPr>
          <w:lang w:val="en-US"/>
        </w:rPr>
      </w:pPr>
      <w:proofErr w:type="spellStart"/>
      <w:r w:rsidRPr="009044D2">
        <w:rPr>
          <w:b/>
          <w:lang w:val="en-US"/>
        </w:rPr>
        <w:t>Descripción</w:t>
      </w:r>
      <w:proofErr w:type="spellEnd"/>
      <w:r w:rsidRPr="009044D2">
        <w:rPr>
          <w:b/>
          <w:lang w:val="en-US"/>
        </w:rPr>
        <w:t xml:space="preserve">: </w:t>
      </w:r>
      <w:r w:rsidRPr="009044D2">
        <w:rPr>
          <w:lang w:val="en-US"/>
        </w:rPr>
        <w:t xml:space="preserve">El </w:t>
      </w:r>
      <w:proofErr w:type="spellStart"/>
      <w:r w:rsidRPr="009044D2">
        <w:rPr>
          <w:lang w:val="en-US"/>
        </w:rPr>
        <w:t>sistema</w:t>
      </w:r>
      <w:proofErr w:type="spellEnd"/>
      <w:r w:rsidRPr="009044D2">
        <w:rPr>
          <w:lang w:val="en-US"/>
        </w:rPr>
        <w:t xml:space="preserve"> </w:t>
      </w:r>
      <w:proofErr w:type="spellStart"/>
      <w:r w:rsidRPr="009044D2">
        <w:rPr>
          <w:lang w:val="en-US"/>
        </w:rPr>
        <w:t>debe</w:t>
      </w:r>
      <w:proofErr w:type="spellEnd"/>
      <w:r w:rsidRPr="009044D2">
        <w:rPr>
          <w:lang w:val="en-US"/>
        </w:rPr>
        <w:t xml:space="preserve"> </w:t>
      </w:r>
      <w:proofErr w:type="spellStart"/>
      <w:r w:rsidRPr="009044D2">
        <w:rPr>
          <w:lang w:val="en-US"/>
        </w:rPr>
        <w:t>manejar</w:t>
      </w:r>
      <w:proofErr w:type="spellEnd"/>
      <w:r w:rsidRPr="009044D2">
        <w:rPr>
          <w:lang w:val="en-US"/>
        </w:rPr>
        <w:t xml:space="preserve"> </w:t>
      </w:r>
      <w:proofErr w:type="spellStart"/>
      <w:r w:rsidRPr="009044D2">
        <w:rPr>
          <w:lang w:val="en-US"/>
        </w:rPr>
        <w:t>correctamente</w:t>
      </w:r>
      <w:proofErr w:type="spellEnd"/>
      <w:r w:rsidRPr="009044D2">
        <w:rPr>
          <w:lang w:val="en-US"/>
        </w:rPr>
        <w:t xml:space="preserve"> las </w:t>
      </w:r>
      <w:proofErr w:type="spellStart"/>
      <w:r w:rsidRPr="009044D2">
        <w:rPr>
          <w:lang w:val="en-US"/>
        </w:rPr>
        <w:t>sesiones</w:t>
      </w:r>
      <w:proofErr w:type="spellEnd"/>
      <w:r w:rsidRPr="009044D2">
        <w:rPr>
          <w:lang w:val="en-US"/>
        </w:rPr>
        <w:t xml:space="preserve"> </w:t>
      </w:r>
      <w:proofErr w:type="spellStart"/>
      <w:r w:rsidRPr="009044D2">
        <w:rPr>
          <w:lang w:val="en-US"/>
        </w:rPr>
        <w:t>activas</w:t>
      </w:r>
      <w:proofErr w:type="spellEnd"/>
      <w:r w:rsidRPr="009044D2">
        <w:rPr>
          <w:lang w:val="en-US"/>
        </w:rPr>
        <w:t xml:space="preserve"> para </w:t>
      </w:r>
      <w:proofErr w:type="spellStart"/>
      <w:r w:rsidRPr="009044D2">
        <w:rPr>
          <w:lang w:val="en-US"/>
        </w:rPr>
        <w:t>evitar</w:t>
      </w:r>
      <w:proofErr w:type="spellEnd"/>
      <w:r w:rsidRPr="009044D2">
        <w:rPr>
          <w:lang w:val="en-US"/>
        </w:rPr>
        <w:t xml:space="preserve"> </w:t>
      </w:r>
      <w:proofErr w:type="spellStart"/>
      <w:r w:rsidRPr="009044D2">
        <w:rPr>
          <w:lang w:val="en-US"/>
        </w:rPr>
        <w:t>accesos</w:t>
      </w:r>
      <w:proofErr w:type="spellEnd"/>
      <w:r w:rsidRPr="009044D2">
        <w:rPr>
          <w:lang w:val="en-US"/>
        </w:rPr>
        <w:t xml:space="preserve"> no </w:t>
      </w:r>
      <w:proofErr w:type="spellStart"/>
      <w:r w:rsidRPr="009044D2">
        <w:rPr>
          <w:lang w:val="en-US"/>
        </w:rPr>
        <w:t>autorizados</w:t>
      </w:r>
      <w:proofErr w:type="spellEnd"/>
      <w:r w:rsidRPr="009044D2">
        <w:rPr>
          <w:lang w:val="en-US"/>
        </w:rPr>
        <w:t>.</w:t>
      </w:r>
    </w:p>
    <w:tbl>
      <w:tblPr>
        <w:tblStyle w:val="Tablaconcuadrcula"/>
        <w:tblW w:w="0" w:type="auto"/>
        <w:tblLook w:val="04A0" w:firstRow="1" w:lastRow="0" w:firstColumn="1" w:lastColumn="0" w:noHBand="0" w:noVBand="1"/>
      </w:tblPr>
      <w:tblGrid>
        <w:gridCol w:w="4247"/>
        <w:gridCol w:w="4247"/>
      </w:tblGrid>
      <w:tr w:rsidR="00575196" w:rsidRPr="009044D2" w14:paraId="4577893E" w14:textId="77777777">
        <w:tc>
          <w:tcPr>
            <w:tcW w:w="4320" w:type="dxa"/>
            <w:tcBorders>
              <w:top w:val="single" w:sz="4" w:space="0" w:color="auto"/>
              <w:left w:val="single" w:sz="4" w:space="0" w:color="auto"/>
              <w:bottom w:val="single" w:sz="4" w:space="0" w:color="auto"/>
              <w:right w:val="single" w:sz="4" w:space="0" w:color="auto"/>
            </w:tcBorders>
            <w:hideMark/>
          </w:tcPr>
          <w:p w14:paraId="7E8317B8" w14:textId="77777777" w:rsidR="009044D2" w:rsidRPr="009044D2" w:rsidRDefault="009044D2" w:rsidP="009044D2">
            <w:pPr>
              <w:pStyle w:val="Normalindentado3"/>
              <w:tabs>
                <w:tab w:val="left" w:pos="1920"/>
              </w:tabs>
              <w:rPr>
                <w:lang w:val="en-US"/>
              </w:rPr>
            </w:pPr>
            <w:proofErr w:type="spellStart"/>
            <w:r w:rsidRPr="009044D2">
              <w:rPr>
                <w:lang w:val="en-US"/>
              </w:rPr>
              <w:lastRenderedPageBreak/>
              <w:t>Número</w:t>
            </w:r>
            <w:proofErr w:type="spellEnd"/>
            <w:r w:rsidRPr="009044D2">
              <w:rPr>
                <w:lang w:val="en-US"/>
              </w:rPr>
              <w:t xml:space="preserve"> de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631F458" w14:textId="77777777" w:rsidR="009044D2" w:rsidRPr="009044D2" w:rsidRDefault="009044D2" w:rsidP="009044D2">
            <w:pPr>
              <w:pStyle w:val="Normalindentado3"/>
              <w:tabs>
                <w:tab w:val="left" w:pos="1920"/>
              </w:tabs>
              <w:rPr>
                <w:lang w:val="en-US"/>
              </w:rPr>
            </w:pPr>
            <w:r w:rsidRPr="009044D2">
              <w:rPr>
                <w:lang w:val="en-US"/>
              </w:rPr>
              <w:t>RNF10</w:t>
            </w:r>
          </w:p>
        </w:tc>
      </w:tr>
      <w:tr w:rsidR="00575196" w:rsidRPr="009044D2" w14:paraId="5D7175B1" w14:textId="77777777">
        <w:tc>
          <w:tcPr>
            <w:tcW w:w="4320" w:type="dxa"/>
            <w:tcBorders>
              <w:top w:val="single" w:sz="4" w:space="0" w:color="auto"/>
              <w:left w:val="single" w:sz="4" w:space="0" w:color="auto"/>
              <w:bottom w:val="single" w:sz="4" w:space="0" w:color="auto"/>
              <w:right w:val="single" w:sz="4" w:space="0" w:color="auto"/>
            </w:tcBorders>
            <w:hideMark/>
          </w:tcPr>
          <w:p w14:paraId="15D8EEFC" w14:textId="77777777" w:rsidR="009044D2" w:rsidRPr="009044D2" w:rsidRDefault="009044D2" w:rsidP="009044D2">
            <w:pPr>
              <w:pStyle w:val="Normalindentado3"/>
              <w:tabs>
                <w:tab w:val="left" w:pos="1920"/>
              </w:tabs>
              <w:rPr>
                <w:lang w:val="en-US"/>
              </w:rPr>
            </w:pPr>
            <w:r w:rsidRPr="009044D2">
              <w:rPr>
                <w:lang w:val="en-US"/>
              </w:rPr>
              <w:t xml:space="preserve">Nombre del </w:t>
            </w:r>
            <w:proofErr w:type="spellStart"/>
            <w:r w:rsidRPr="009044D2">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E54FCC2" w14:textId="77777777" w:rsidR="009044D2" w:rsidRPr="009044D2" w:rsidRDefault="009044D2" w:rsidP="009044D2">
            <w:pPr>
              <w:pStyle w:val="Normalindentado3"/>
              <w:tabs>
                <w:tab w:val="left" w:pos="1920"/>
              </w:tabs>
              <w:rPr>
                <w:lang w:val="en-US"/>
              </w:rPr>
            </w:pPr>
            <w:proofErr w:type="spellStart"/>
            <w:r w:rsidRPr="009044D2">
              <w:rPr>
                <w:lang w:val="en-US"/>
              </w:rPr>
              <w:t>Gestión</w:t>
            </w:r>
            <w:proofErr w:type="spellEnd"/>
            <w:r w:rsidRPr="009044D2">
              <w:rPr>
                <w:lang w:val="en-US"/>
              </w:rPr>
              <w:t xml:space="preserve"> de </w:t>
            </w:r>
            <w:proofErr w:type="spellStart"/>
            <w:r w:rsidRPr="009044D2">
              <w:rPr>
                <w:lang w:val="en-US"/>
              </w:rPr>
              <w:t>sesiones</w:t>
            </w:r>
            <w:proofErr w:type="spellEnd"/>
          </w:p>
        </w:tc>
      </w:tr>
      <w:tr w:rsidR="00575196" w:rsidRPr="009044D2" w14:paraId="52B7E616" w14:textId="77777777">
        <w:tc>
          <w:tcPr>
            <w:tcW w:w="4320" w:type="dxa"/>
            <w:tcBorders>
              <w:top w:val="single" w:sz="4" w:space="0" w:color="auto"/>
              <w:left w:val="single" w:sz="4" w:space="0" w:color="auto"/>
              <w:bottom w:val="single" w:sz="4" w:space="0" w:color="auto"/>
              <w:right w:val="single" w:sz="4" w:space="0" w:color="auto"/>
            </w:tcBorders>
            <w:hideMark/>
          </w:tcPr>
          <w:p w14:paraId="64BCF19F" w14:textId="77777777" w:rsidR="009044D2" w:rsidRPr="009044D2" w:rsidRDefault="009044D2" w:rsidP="009044D2">
            <w:pPr>
              <w:pStyle w:val="Normalindentado3"/>
              <w:tabs>
                <w:tab w:val="left" w:pos="1920"/>
              </w:tabs>
              <w:rPr>
                <w:lang w:val="en-US"/>
              </w:rPr>
            </w:pPr>
            <w:proofErr w:type="spellStart"/>
            <w:r w:rsidRPr="009044D2">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F8E574C" w14:textId="77777777" w:rsidR="009044D2" w:rsidRPr="009044D2" w:rsidRDefault="009044D2" w:rsidP="009044D2">
            <w:pPr>
              <w:pStyle w:val="Normalindentado3"/>
              <w:tabs>
                <w:tab w:val="left" w:pos="1920"/>
              </w:tabs>
              <w:rPr>
                <w:lang w:val="en-US"/>
              </w:rPr>
            </w:pPr>
            <w:proofErr w:type="spellStart"/>
            <w:r w:rsidRPr="009044D2">
              <w:rPr>
                <w:lang w:val="en-US"/>
              </w:rPr>
              <w:t>Seguridad</w:t>
            </w:r>
            <w:proofErr w:type="spellEnd"/>
          </w:p>
        </w:tc>
      </w:tr>
      <w:tr w:rsidR="00575196" w:rsidRPr="009044D2" w14:paraId="37E852D3" w14:textId="77777777">
        <w:tc>
          <w:tcPr>
            <w:tcW w:w="4320" w:type="dxa"/>
            <w:tcBorders>
              <w:top w:val="single" w:sz="4" w:space="0" w:color="auto"/>
              <w:left w:val="single" w:sz="4" w:space="0" w:color="auto"/>
              <w:bottom w:val="single" w:sz="4" w:space="0" w:color="auto"/>
              <w:right w:val="single" w:sz="4" w:space="0" w:color="auto"/>
            </w:tcBorders>
            <w:hideMark/>
          </w:tcPr>
          <w:p w14:paraId="7402ADE9" w14:textId="77777777" w:rsidR="009044D2" w:rsidRPr="009044D2" w:rsidRDefault="009044D2" w:rsidP="009044D2">
            <w:pPr>
              <w:pStyle w:val="Normalindentado3"/>
              <w:tabs>
                <w:tab w:val="left" w:pos="1920"/>
              </w:tabs>
              <w:rPr>
                <w:lang w:val="en-US"/>
              </w:rPr>
            </w:pPr>
            <w:proofErr w:type="spellStart"/>
            <w:r w:rsidRPr="009044D2">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5D6AE45" w14:textId="77777777" w:rsidR="009044D2" w:rsidRPr="009044D2" w:rsidRDefault="009044D2" w:rsidP="009044D2">
            <w:pPr>
              <w:pStyle w:val="Normalindentado3"/>
              <w:tabs>
                <w:tab w:val="left" w:pos="1920"/>
              </w:tabs>
              <w:rPr>
                <w:lang w:val="en-US"/>
              </w:rPr>
            </w:pPr>
            <w:r w:rsidRPr="009044D2">
              <w:rPr>
                <w:lang w:val="en-US"/>
              </w:rPr>
              <w:t>Alta</w:t>
            </w:r>
          </w:p>
        </w:tc>
      </w:tr>
      <w:tr w:rsidR="00575196" w:rsidRPr="009044D2" w14:paraId="3B7087CA" w14:textId="77777777">
        <w:tc>
          <w:tcPr>
            <w:tcW w:w="4320" w:type="dxa"/>
            <w:tcBorders>
              <w:top w:val="single" w:sz="4" w:space="0" w:color="auto"/>
              <w:left w:val="single" w:sz="4" w:space="0" w:color="auto"/>
              <w:bottom w:val="single" w:sz="4" w:space="0" w:color="auto"/>
              <w:right w:val="single" w:sz="4" w:space="0" w:color="auto"/>
            </w:tcBorders>
            <w:hideMark/>
          </w:tcPr>
          <w:p w14:paraId="66BE469C" w14:textId="77777777" w:rsidR="009044D2" w:rsidRPr="009044D2" w:rsidRDefault="009044D2" w:rsidP="009044D2">
            <w:pPr>
              <w:pStyle w:val="Normalindentado3"/>
              <w:tabs>
                <w:tab w:val="left" w:pos="1920"/>
              </w:tabs>
              <w:rPr>
                <w:lang w:val="en-US"/>
              </w:rPr>
            </w:pPr>
            <w:proofErr w:type="spellStart"/>
            <w:r w:rsidRPr="009044D2">
              <w:rPr>
                <w:lang w:val="en-US"/>
              </w:rPr>
              <w:t>Criterio</w:t>
            </w:r>
            <w:proofErr w:type="spellEnd"/>
            <w:r w:rsidRPr="009044D2">
              <w:rPr>
                <w:lang w:val="en-US"/>
              </w:rPr>
              <w:t xml:space="preserve"> de </w:t>
            </w:r>
            <w:proofErr w:type="spellStart"/>
            <w:r w:rsidRPr="009044D2">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CA7C655" w14:textId="77777777" w:rsidR="009044D2" w:rsidRPr="009044D2" w:rsidRDefault="009044D2" w:rsidP="009044D2">
            <w:pPr>
              <w:pStyle w:val="Normalindentado3"/>
              <w:tabs>
                <w:tab w:val="left" w:pos="1920"/>
              </w:tabs>
              <w:rPr>
                <w:lang w:val="en-US"/>
              </w:rPr>
            </w:pPr>
            <w:r w:rsidRPr="009044D2">
              <w:rPr>
                <w:lang w:val="en-US"/>
              </w:rPr>
              <w:t xml:space="preserve">Debe </w:t>
            </w:r>
            <w:proofErr w:type="spellStart"/>
            <w:r w:rsidRPr="009044D2">
              <w:rPr>
                <w:lang w:val="en-US"/>
              </w:rPr>
              <w:t>verificarse</w:t>
            </w:r>
            <w:proofErr w:type="spellEnd"/>
            <w:r w:rsidRPr="009044D2">
              <w:rPr>
                <w:lang w:val="en-US"/>
              </w:rPr>
              <w:t xml:space="preserve"> </w:t>
            </w:r>
            <w:proofErr w:type="spellStart"/>
            <w:r w:rsidRPr="009044D2">
              <w:rPr>
                <w:lang w:val="en-US"/>
              </w:rPr>
              <w:t>mediante</w:t>
            </w:r>
            <w:proofErr w:type="spellEnd"/>
            <w:r w:rsidRPr="009044D2">
              <w:rPr>
                <w:lang w:val="en-US"/>
              </w:rPr>
              <w:t xml:space="preserve"> </w:t>
            </w:r>
            <w:proofErr w:type="spellStart"/>
            <w:r w:rsidRPr="009044D2">
              <w:rPr>
                <w:lang w:val="en-US"/>
              </w:rPr>
              <w:t>pruebas</w:t>
            </w:r>
            <w:proofErr w:type="spellEnd"/>
            <w:r w:rsidRPr="009044D2">
              <w:rPr>
                <w:lang w:val="en-US"/>
              </w:rPr>
              <w:t xml:space="preserve"> </w:t>
            </w:r>
            <w:proofErr w:type="spellStart"/>
            <w:r w:rsidRPr="009044D2">
              <w:rPr>
                <w:lang w:val="en-US"/>
              </w:rPr>
              <w:t>técnicas</w:t>
            </w:r>
            <w:proofErr w:type="spellEnd"/>
            <w:r w:rsidRPr="009044D2">
              <w:rPr>
                <w:lang w:val="en-US"/>
              </w:rPr>
              <w:t xml:space="preserve"> y de </w:t>
            </w:r>
            <w:proofErr w:type="spellStart"/>
            <w:r w:rsidRPr="009044D2">
              <w:rPr>
                <w:lang w:val="en-US"/>
              </w:rPr>
              <w:t>aceptación</w:t>
            </w:r>
            <w:proofErr w:type="spellEnd"/>
            <w:r w:rsidRPr="009044D2">
              <w:rPr>
                <w:lang w:val="en-US"/>
              </w:rPr>
              <w:t>.</w:t>
            </w:r>
          </w:p>
        </w:tc>
      </w:tr>
    </w:tbl>
    <w:p w14:paraId="69725BC7" w14:textId="67163336" w:rsidR="009044D2" w:rsidRPr="009044D2" w:rsidRDefault="009044D2" w:rsidP="009044D2">
      <w:pPr>
        <w:pStyle w:val="Normalindentado3"/>
        <w:tabs>
          <w:tab w:val="left" w:pos="1920"/>
        </w:tabs>
      </w:pPr>
    </w:p>
    <w:p w14:paraId="0527AF3F" w14:textId="0E03E08C" w:rsidR="00482D99" w:rsidRDefault="00C25AB7" w:rsidP="00FF7B65">
      <w:pPr>
        <w:pStyle w:val="Ttulo3"/>
      </w:pPr>
      <w:r>
        <w:t>Disponi</w:t>
      </w:r>
      <w:r w:rsidR="00E771D9">
        <w:t>bilidad</w:t>
      </w:r>
    </w:p>
    <w:p w14:paraId="55EF30BF" w14:textId="77777777" w:rsidR="00FF7B65" w:rsidRPr="00FF7B65" w:rsidRDefault="00FF7B65" w:rsidP="00FF7B65">
      <w:pPr>
        <w:pStyle w:val="Normalindentado3"/>
        <w:tabs>
          <w:tab w:val="left" w:pos="1920"/>
        </w:tabs>
        <w:ind w:left="1145"/>
        <w:rPr>
          <w:b/>
          <w:bCs/>
          <w:iCs/>
          <w:lang w:val="en-US"/>
        </w:rPr>
      </w:pPr>
      <w:r>
        <w:tab/>
      </w:r>
      <w:r w:rsidRPr="00FF7B65">
        <w:rPr>
          <w:b/>
          <w:bCs/>
          <w:iCs/>
        </w:rPr>
        <w:t xml:space="preserve">RNF6 – Disponibilidad del sistema </w:t>
      </w:r>
      <w:proofErr w:type="spellStart"/>
      <w:r w:rsidRPr="00FF7B65">
        <w:rPr>
          <w:b/>
          <w:bCs/>
          <w:iCs/>
        </w:rPr>
        <w:t>sdd</w:t>
      </w:r>
      <w:proofErr w:type="spellEnd"/>
    </w:p>
    <w:p w14:paraId="542DFFC7" w14:textId="77777777" w:rsidR="00FF7B65" w:rsidRPr="00FF7B65" w:rsidRDefault="00FF7B65" w:rsidP="00FF7B65">
      <w:pPr>
        <w:pStyle w:val="Normalindentado3"/>
        <w:tabs>
          <w:tab w:val="left" w:pos="1920"/>
        </w:tabs>
      </w:pPr>
      <w:r w:rsidRPr="00FF7B65">
        <w:rPr>
          <w:b/>
        </w:rPr>
        <w:t xml:space="preserve">Descripción: </w:t>
      </w:r>
      <w:r w:rsidRPr="00FF7B65">
        <w:t>El sistema debe estar operativo la mayor parte del tiempo para garantizar acceso continuo.</w:t>
      </w:r>
    </w:p>
    <w:tbl>
      <w:tblPr>
        <w:tblStyle w:val="Tablaconcuadrcula"/>
        <w:tblW w:w="0" w:type="auto"/>
        <w:tblLook w:val="04A0" w:firstRow="1" w:lastRow="0" w:firstColumn="1" w:lastColumn="0" w:noHBand="0" w:noVBand="1"/>
      </w:tblPr>
      <w:tblGrid>
        <w:gridCol w:w="4242"/>
        <w:gridCol w:w="4252"/>
      </w:tblGrid>
      <w:tr w:rsidR="00627448" w:rsidRPr="00FF7B65" w14:paraId="2CD066C4" w14:textId="77777777">
        <w:tc>
          <w:tcPr>
            <w:tcW w:w="4320" w:type="dxa"/>
            <w:tcBorders>
              <w:top w:val="single" w:sz="4" w:space="0" w:color="auto"/>
              <w:left w:val="single" w:sz="4" w:space="0" w:color="auto"/>
              <w:bottom w:val="single" w:sz="4" w:space="0" w:color="auto"/>
              <w:right w:val="single" w:sz="4" w:space="0" w:color="auto"/>
            </w:tcBorders>
            <w:hideMark/>
          </w:tcPr>
          <w:p w14:paraId="03BA60D2" w14:textId="77777777" w:rsidR="00FF7B65" w:rsidRPr="00FF7B65" w:rsidRDefault="00FF7B65" w:rsidP="00FF7B65">
            <w:pPr>
              <w:pStyle w:val="Normalindentado3"/>
              <w:tabs>
                <w:tab w:val="left" w:pos="1920"/>
              </w:tabs>
            </w:pPr>
            <w:r w:rsidRPr="00FF7B65">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020FE81" w14:textId="77777777" w:rsidR="00FF7B65" w:rsidRPr="00FF7B65" w:rsidRDefault="00FF7B65" w:rsidP="00FF7B65">
            <w:pPr>
              <w:pStyle w:val="Normalindentado3"/>
              <w:tabs>
                <w:tab w:val="left" w:pos="1920"/>
              </w:tabs>
            </w:pPr>
            <w:r w:rsidRPr="00FF7B65">
              <w:t>RNF6</w:t>
            </w:r>
          </w:p>
        </w:tc>
      </w:tr>
      <w:tr w:rsidR="00627448" w:rsidRPr="00FF7B65" w14:paraId="4C55DD67" w14:textId="77777777">
        <w:tc>
          <w:tcPr>
            <w:tcW w:w="4320" w:type="dxa"/>
            <w:tcBorders>
              <w:top w:val="single" w:sz="4" w:space="0" w:color="auto"/>
              <w:left w:val="single" w:sz="4" w:space="0" w:color="auto"/>
              <w:bottom w:val="single" w:sz="4" w:space="0" w:color="auto"/>
              <w:right w:val="single" w:sz="4" w:space="0" w:color="auto"/>
            </w:tcBorders>
            <w:hideMark/>
          </w:tcPr>
          <w:p w14:paraId="5203471E" w14:textId="77777777" w:rsidR="00FF7B65" w:rsidRPr="00FF7B65" w:rsidRDefault="00FF7B65" w:rsidP="00FF7B65">
            <w:pPr>
              <w:pStyle w:val="Normalindentado3"/>
              <w:tabs>
                <w:tab w:val="left" w:pos="1920"/>
              </w:tabs>
            </w:pPr>
            <w:r w:rsidRPr="00FF7B65">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2CC2289" w14:textId="77777777" w:rsidR="00FF7B65" w:rsidRPr="00FF7B65" w:rsidRDefault="00FF7B65" w:rsidP="00FF7B65">
            <w:pPr>
              <w:pStyle w:val="Normalindentado3"/>
              <w:tabs>
                <w:tab w:val="left" w:pos="1920"/>
              </w:tabs>
            </w:pPr>
            <w:r w:rsidRPr="00FF7B65">
              <w:t>Disponibilidad del sistema</w:t>
            </w:r>
          </w:p>
        </w:tc>
      </w:tr>
      <w:tr w:rsidR="00627448" w:rsidRPr="00FF7B65" w14:paraId="0F711119" w14:textId="77777777">
        <w:tc>
          <w:tcPr>
            <w:tcW w:w="4320" w:type="dxa"/>
            <w:tcBorders>
              <w:top w:val="single" w:sz="4" w:space="0" w:color="auto"/>
              <w:left w:val="single" w:sz="4" w:space="0" w:color="auto"/>
              <w:bottom w:val="single" w:sz="4" w:space="0" w:color="auto"/>
              <w:right w:val="single" w:sz="4" w:space="0" w:color="auto"/>
            </w:tcBorders>
            <w:hideMark/>
          </w:tcPr>
          <w:p w14:paraId="151B8705" w14:textId="77777777" w:rsidR="00FF7B65" w:rsidRPr="00FF7B65" w:rsidRDefault="00FF7B65" w:rsidP="00FF7B65">
            <w:pPr>
              <w:pStyle w:val="Normalindentado3"/>
              <w:tabs>
                <w:tab w:val="left" w:pos="1920"/>
              </w:tabs>
            </w:pPr>
            <w:r w:rsidRPr="00FF7B65">
              <w:t>Categoría</w:t>
            </w:r>
          </w:p>
        </w:tc>
        <w:tc>
          <w:tcPr>
            <w:tcW w:w="4320" w:type="dxa"/>
            <w:tcBorders>
              <w:top w:val="single" w:sz="4" w:space="0" w:color="auto"/>
              <w:left w:val="single" w:sz="4" w:space="0" w:color="auto"/>
              <w:bottom w:val="single" w:sz="4" w:space="0" w:color="auto"/>
              <w:right w:val="single" w:sz="4" w:space="0" w:color="auto"/>
            </w:tcBorders>
            <w:hideMark/>
          </w:tcPr>
          <w:p w14:paraId="5C17930C" w14:textId="77777777" w:rsidR="00FF7B65" w:rsidRPr="00FF7B65" w:rsidRDefault="00FF7B65" w:rsidP="00FF7B65">
            <w:pPr>
              <w:pStyle w:val="Normalindentado3"/>
              <w:tabs>
                <w:tab w:val="left" w:pos="1920"/>
              </w:tabs>
            </w:pPr>
            <w:r w:rsidRPr="00FF7B65">
              <w:t>Disponibilidad</w:t>
            </w:r>
          </w:p>
        </w:tc>
      </w:tr>
      <w:tr w:rsidR="00627448" w:rsidRPr="00FF7B65" w14:paraId="663BA037" w14:textId="77777777">
        <w:tc>
          <w:tcPr>
            <w:tcW w:w="4320" w:type="dxa"/>
            <w:tcBorders>
              <w:top w:val="single" w:sz="4" w:space="0" w:color="auto"/>
              <w:left w:val="single" w:sz="4" w:space="0" w:color="auto"/>
              <w:bottom w:val="single" w:sz="4" w:space="0" w:color="auto"/>
              <w:right w:val="single" w:sz="4" w:space="0" w:color="auto"/>
            </w:tcBorders>
            <w:hideMark/>
          </w:tcPr>
          <w:p w14:paraId="7FA9A878" w14:textId="77777777" w:rsidR="00FF7B65" w:rsidRPr="00FF7B65" w:rsidRDefault="00FF7B65" w:rsidP="00FF7B65">
            <w:pPr>
              <w:pStyle w:val="Normalindentado3"/>
              <w:tabs>
                <w:tab w:val="left" w:pos="1920"/>
              </w:tabs>
            </w:pPr>
            <w:r w:rsidRPr="00FF7B65">
              <w:t>Prioridad</w:t>
            </w:r>
          </w:p>
        </w:tc>
        <w:tc>
          <w:tcPr>
            <w:tcW w:w="4320" w:type="dxa"/>
            <w:tcBorders>
              <w:top w:val="single" w:sz="4" w:space="0" w:color="auto"/>
              <w:left w:val="single" w:sz="4" w:space="0" w:color="auto"/>
              <w:bottom w:val="single" w:sz="4" w:space="0" w:color="auto"/>
              <w:right w:val="single" w:sz="4" w:space="0" w:color="auto"/>
            </w:tcBorders>
            <w:hideMark/>
          </w:tcPr>
          <w:p w14:paraId="2AB1133C" w14:textId="77777777" w:rsidR="00FF7B65" w:rsidRPr="00FF7B65" w:rsidRDefault="00FF7B65" w:rsidP="00FF7B65">
            <w:pPr>
              <w:pStyle w:val="Normalindentado3"/>
              <w:tabs>
                <w:tab w:val="left" w:pos="1920"/>
              </w:tabs>
            </w:pPr>
            <w:r w:rsidRPr="00FF7B65">
              <w:t>Alta</w:t>
            </w:r>
          </w:p>
        </w:tc>
      </w:tr>
      <w:tr w:rsidR="00627448" w:rsidRPr="00FF7B65" w14:paraId="0B991A77" w14:textId="77777777">
        <w:tc>
          <w:tcPr>
            <w:tcW w:w="4320" w:type="dxa"/>
            <w:tcBorders>
              <w:top w:val="single" w:sz="4" w:space="0" w:color="auto"/>
              <w:left w:val="single" w:sz="4" w:space="0" w:color="auto"/>
              <w:bottom w:val="single" w:sz="4" w:space="0" w:color="auto"/>
              <w:right w:val="single" w:sz="4" w:space="0" w:color="auto"/>
            </w:tcBorders>
            <w:hideMark/>
          </w:tcPr>
          <w:p w14:paraId="187E3965" w14:textId="77777777" w:rsidR="00FF7B65" w:rsidRPr="00FF7B65" w:rsidRDefault="00FF7B65" w:rsidP="00FF7B65">
            <w:pPr>
              <w:pStyle w:val="Normalindentado3"/>
              <w:tabs>
                <w:tab w:val="left" w:pos="1920"/>
              </w:tabs>
            </w:pPr>
            <w:r w:rsidRPr="00FF7B65">
              <w:t>Criterio de verificación</w:t>
            </w:r>
          </w:p>
        </w:tc>
        <w:tc>
          <w:tcPr>
            <w:tcW w:w="4320" w:type="dxa"/>
            <w:tcBorders>
              <w:top w:val="single" w:sz="4" w:space="0" w:color="auto"/>
              <w:left w:val="single" w:sz="4" w:space="0" w:color="auto"/>
              <w:bottom w:val="single" w:sz="4" w:space="0" w:color="auto"/>
              <w:right w:val="single" w:sz="4" w:space="0" w:color="auto"/>
            </w:tcBorders>
            <w:hideMark/>
          </w:tcPr>
          <w:p w14:paraId="3D6CA23F" w14:textId="77777777" w:rsidR="00FF7B65" w:rsidRPr="00FF7B65" w:rsidRDefault="00FF7B65" w:rsidP="00FF7B65">
            <w:pPr>
              <w:pStyle w:val="Normalindentado3"/>
              <w:tabs>
                <w:tab w:val="left" w:pos="1920"/>
              </w:tabs>
            </w:pPr>
            <w:r w:rsidRPr="00FF7B65">
              <w:t>La disponibilidad del sistema debe ser alta durante los periodos de uso esperados.</w:t>
            </w:r>
          </w:p>
        </w:tc>
      </w:tr>
    </w:tbl>
    <w:p w14:paraId="29E93C3E" w14:textId="037B6945" w:rsidR="007D1BCD" w:rsidRPr="007D1BCD" w:rsidRDefault="007D1BCD" w:rsidP="007D1BCD">
      <w:pPr>
        <w:pStyle w:val="Normalindentado3"/>
        <w:tabs>
          <w:tab w:val="left" w:pos="1920"/>
        </w:tabs>
        <w:ind w:left="360"/>
        <w:rPr>
          <w:b/>
          <w:bCs/>
          <w:lang w:val="en-US"/>
        </w:rPr>
      </w:pPr>
      <w:r>
        <w:rPr>
          <w:b/>
          <w:bCs/>
          <w:lang w:val="en-US"/>
        </w:rPr>
        <w:tab/>
      </w:r>
      <w:r w:rsidRPr="007D1BCD">
        <w:rPr>
          <w:b/>
          <w:bCs/>
          <w:lang w:val="en-US"/>
        </w:rPr>
        <w:t xml:space="preserve">RNF7 – </w:t>
      </w:r>
      <w:proofErr w:type="spellStart"/>
      <w:r w:rsidRPr="007D1BCD">
        <w:rPr>
          <w:b/>
          <w:bCs/>
          <w:lang w:val="en-US"/>
        </w:rPr>
        <w:t>Estabilidad</w:t>
      </w:r>
      <w:proofErr w:type="spellEnd"/>
    </w:p>
    <w:p w14:paraId="73B8E9C4" w14:textId="77777777" w:rsidR="007D1BCD" w:rsidRPr="007D1BCD" w:rsidRDefault="007D1BCD" w:rsidP="007D1BCD">
      <w:pPr>
        <w:pStyle w:val="Normalindentado3"/>
        <w:tabs>
          <w:tab w:val="left" w:pos="1920"/>
        </w:tabs>
        <w:rPr>
          <w:lang w:val="en-US"/>
        </w:rPr>
      </w:pPr>
      <w:proofErr w:type="spellStart"/>
      <w:r w:rsidRPr="007D1BCD">
        <w:rPr>
          <w:b/>
          <w:lang w:val="en-US"/>
        </w:rPr>
        <w:t>Descripción</w:t>
      </w:r>
      <w:proofErr w:type="spellEnd"/>
      <w:r w:rsidRPr="007D1BCD">
        <w:rPr>
          <w:b/>
          <w:lang w:val="en-US"/>
        </w:rPr>
        <w:t xml:space="preserve">: </w:t>
      </w:r>
      <w:r w:rsidRPr="007D1BCD">
        <w:rPr>
          <w:lang w:val="en-US"/>
        </w:rPr>
        <w:t xml:space="preserve">El </w:t>
      </w:r>
      <w:proofErr w:type="spellStart"/>
      <w:r w:rsidRPr="007D1BCD">
        <w:rPr>
          <w:lang w:val="en-US"/>
        </w:rPr>
        <w:t>sistema</w:t>
      </w:r>
      <w:proofErr w:type="spellEnd"/>
      <w:r w:rsidRPr="007D1BCD">
        <w:rPr>
          <w:lang w:val="en-US"/>
        </w:rPr>
        <w:t xml:space="preserve"> </w:t>
      </w:r>
      <w:proofErr w:type="spellStart"/>
      <w:r w:rsidRPr="007D1BCD">
        <w:rPr>
          <w:lang w:val="en-US"/>
        </w:rPr>
        <w:t>debe</w:t>
      </w:r>
      <w:proofErr w:type="spellEnd"/>
      <w:r w:rsidRPr="007D1BCD">
        <w:rPr>
          <w:lang w:val="en-US"/>
        </w:rPr>
        <w:t xml:space="preserve"> </w:t>
      </w:r>
      <w:proofErr w:type="spellStart"/>
      <w:r w:rsidRPr="007D1BCD">
        <w:rPr>
          <w:lang w:val="en-US"/>
        </w:rPr>
        <w:t>minimizar</w:t>
      </w:r>
      <w:proofErr w:type="spellEnd"/>
      <w:r w:rsidRPr="007D1BCD">
        <w:rPr>
          <w:lang w:val="en-US"/>
        </w:rPr>
        <w:t xml:space="preserve"> </w:t>
      </w:r>
      <w:proofErr w:type="spellStart"/>
      <w:r w:rsidRPr="007D1BCD">
        <w:rPr>
          <w:lang w:val="en-US"/>
        </w:rPr>
        <w:t>fallos</w:t>
      </w:r>
      <w:proofErr w:type="spellEnd"/>
      <w:r w:rsidRPr="007D1BCD">
        <w:rPr>
          <w:lang w:val="en-US"/>
        </w:rPr>
        <w:t xml:space="preserve"> o </w:t>
      </w:r>
      <w:proofErr w:type="spellStart"/>
      <w:r w:rsidRPr="007D1BCD">
        <w:rPr>
          <w:lang w:val="en-US"/>
        </w:rPr>
        <w:t>interrupciones</w:t>
      </w:r>
      <w:proofErr w:type="spellEnd"/>
      <w:r w:rsidRPr="007D1BCD">
        <w:rPr>
          <w:lang w:val="en-US"/>
        </w:rPr>
        <w:t xml:space="preserve"> </w:t>
      </w:r>
      <w:proofErr w:type="spellStart"/>
      <w:r w:rsidRPr="007D1BCD">
        <w:rPr>
          <w:lang w:val="en-US"/>
        </w:rPr>
        <w:t>durante</w:t>
      </w:r>
      <w:proofErr w:type="spellEnd"/>
      <w:r w:rsidRPr="007D1BCD">
        <w:rPr>
          <w:lang w:val="en-US"/>
        </w:rPr>
        <w:t xml:space="preserve"> </w:t>
      </w:r>
      <w:proofErr w:type="spellStart"/>
      <w:r w:rsidRPr="007D1BCD">
        <w:rPr>
          <w:lang w:val="en-US"/>
        </w:rPr>
        <w:t>su</w:t>
      </w:r>
      <w:proofErr w:type="spellEnd"/>
      <w:r w:rsidRPr="007D1BCD">
        <w:rPr>
          <w:lang w:val="en-US"/>
        </w:rPr>
        <w:t xml:space="preserve"> </w:t>
      </w:r>
      <w:proofErr w:type="spellStart"/>
      <w:r w:rsidRPr="007D1BCD">
        <w:rPr>
          <w:lang w:val="en-US"/>
        </w:rPr>
        <w:t>uso</w:t>
      </w:r>
      <w:proofErr w:type="spellEnd"/>
      <w:r w:rsidRPr="007D1BCD">
        <w:rPr>
          <w:lang w:val="en-US"/>
        </w:rPr>
        <w:t>.</w:t>
      </w:r>
    </w:p>
    <w:tbl>
      <w:tblPr>
        <w:tblStyle w:val="Tablaconcuadrcula"/>
        <w:tblW w:w="0" w:type="auto"/>
        <w:tblLook w:val="04A0" w:firstRow="1" w:lastRow="0" w:firstColumn="1" w:lastColumn="0" w:noHBand="0" w:noVBand="1"/>
      </w:tblPr>
      <w:tblGrid>
        <w:gridCol w:w="4242"/>
        <w:gridCol w:w="4252"/>
      </w:tblGrid>
      <w:tr w:rsidR="00627448" w:rsidRPr="007D1BCD" w14:paraId="6B03C350" w14:textId="77777777">
        <w:tc>
          <w:tcPr>
            <w:tcW w:w="4320" w:type="dxa"/>
            <w:tcBorders>
              <w:top w:val="single" w:sz="4" w:space="0" w:color="auto"/>
              <w:left w:val="single" w:sz="4" w:space="0" w:color="auto"/>
              <w:bottom w:val="single" w:sz="4" w:space="0" w:color="auto"/>
              <w:right w:val="single" w:sz="4" w:space="0" w:color="auto"/>
            </w:tcBorders>
            <w:hideMark/>
          </w:tcPr>
          <w:p w14:paraId="17ECFCD7" w14:textId="77777777" w:rsidR="007D1BCD" w:rsidRPr="007D1BCD" w:rsidRDefault="007D1BCD" w:rsidP="007D1BCD">
            <w:pPr>
              <w:pStyle w:val="Normalindentado3"/>
              <w:tabs>
                <w:tab w:val="left" w:pos="1920"/>
              </w:tabs>
              <w:rPr>
                <w:lang w:val="en-US"/>
              </w:rPr>
            </w:pPr>
            <w:proofErr w:type="spellStart"/>
            <w:r w:rsidRPr="007D1BCD">
              <w:rPr>
                <w:lang w:val="en-US"/>
              </w:rPr>
              <w:t>Número</w:t>
            </w:r>
            <w:proofErr w:type="spellEnd"/>
            <w:r w:rsidRPr="007D1BCD">
              <w:rPr>
                <w:lang w:val="en-US"/>
              </w:rPr>
              <w:t xml:space="preserve"> de </w:t>
            </w:r>
            <w:proofErr w:type="spellStart"/>
            <w:r w:rsidRPr="007D1BCD">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9AC88A9" w14:textId="77777777" w:rsidR="007D1BCD" w:rsidRPr="007D1BCD" w:rsidRDefault="007D1BCD" w:rsidP="007D1BCD">
            <w:pPr>
              <w:pStyle w:val="Normalindentado3"/>
              <w:tabs>
                <w:tab w:val="left" w:pos="1920"/>
              </w:tabs>
              <w:rPr>
                <w:lang w:val="en-US"/>
              </w:rPr>
            </w:pPr>
            <w:r w:rsidRPr="007D1BCD">
              <w:rPr>
                <w:lang w:val="en-US"/>
              </w:rPr>
              <w:t>RNF7</w:t>
            </w:r>
          </w:p>
        </w:tc>
      </w:tr>
      <w:tr w:rsidR="00627448" w:rsidRPr="007D1BCD" w14:paraId="532E6620" w14:textId="77777777">
        <w:tc>
          <w:tcPr>
            <w:tcW w:w="4320" w:type="dxa"/>
            <w:tcBorders>
              <w:top w:val="single" w:sz="4" w:space="0" w:color="auto"/>
              <w:left w:val="single" w:sz="4" w:space="0" w:color="auto"/>
              <w:bottom w:val="single" w:sz="4" w:space="0" w:color="auto"/>
              <w:right w:val="single" w:sz="4" w:space="0" w:color="auto"/>
            </w:tcBorders>
            <w:hideMark/>
          </w:tcPr>
          <w:p w14:paraId="0A68C116" w14:textId="77777777" w:rsidR="007D1BCD" w:rsidRPr="007D1BCD" w:rsidRDefault="007D1BCD" w:rsidP="007D1BCD">
            <w:pPr>
              <w:pStyle w:val="Normalindentado3"/>
              <w:tabs>
                <w:tab w:val="left" w:pos="1920"/>
              </w:tabs>
              <w:rPr>
                <w:lang w:val="en-US"/>
              </w:rPr>
            </w:pPr>
            <w:r w:rsidRPr="007D1BCD">
              <w:rPr>
                <w:lang w:val="en-US"/>
              </w:rPr>
              <w:t xml:space="preserve">Nombre del </w:t>
            </w:r>
            <w:proofErr w:type="spellStart"/>
            <w:r w:rsidRPr="007D1BCD">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FC4278E" w14:textId="77777777" w:rsidR="007D1BCD" w:rsidRPr="007D1BCD" w:rsidRDefault="007D1BCD" w:rsidP="007D1BCD">
            <w:pPr>
              <w:pStyle w:val="Normalindentado3"/>
              <w:tabs>
                <w:tab w:val="left" w:pos="1920"/>
              </w:tabs>
              <w:rPr>
                <w:lang w:val="en-US"/>
              </w:rPr>
            </w:pPr>
            <w:proofErr w:type="spellStart"/>
            <w:r w:rsidRPr="007D1BCD">
              <w:rPr>
                <w:lang w:val="en-US"/>
              </w:rPr>
              <w:t>Estabilidad</w:t>
            </w:r>
            <w:proofErr w:type="spellEnd"/>
          </w:p>
        </w:tc>
      </w:tr>
      <w:tr w:rsidR="00627448" w:rsidRPr="007D1BCD" w14:paraId="036D2B10" w14:textId="77777777">
        <w:tc>
          <w:tcPr>
            <w:tcW w:w="4320" w:type="dxa"/>
            <w:tcBorders>
              <w:top w:val="single" w:sz="4" w:space="0" w:color="auto"/>
              <w:left w:val="single" w:sz="4" w:space="0" w:color="auto"/>
              <w:bottom w:val="single" w:sz="4" w:space="0" w:color="auto"/>
              <w:right w:val="single" w:sz="4" w:space="0" w:color="auto"/>
            </w:tcBorders>
            <w:hideMark/>
          </w:tcPr>
          <w:p w14:paraId="3610B710" w14:textId="77777777" w:rsidR="007D1BCD" w:rsidRPr="007D1BCD" w:rsidRDefault="007D1BCD" w:rsidP="007D1BCD">
            <w:pPr>
              <w:pStyle w:val="Normalindentado3"/>
              <w:tabs>
                <w:tab w:val="left" w:pos="1920"/>
              </w:tabs>
              <w:rPr>
                <w:lang w:val="en-US"/>
              </w:rPr>
            </w:pPr>
            <w:proofErr w:type="spellStart"/>
            <w:r w:rsidRPr="007D1BCD">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A4BA7B2" w14:textId="77777777" w:rsidR="007D1BCD" w:rsidRPr="007D1BCD" w:rsidRDefault="007D1BCD" w:rsidP="007D1BCD">
            <w:pPr>
              <w:pStyle w:val="Normalindentado3"/>
              <w:tabs>
                <w:tab w:val="left" w:pos="1920"/>
              </w:tabs>
              <w:rPr>
                <w:lang w:val="en-US"/>
              </w:rPr>
            </w:pPr>
            <w:proofErr w:type="spellStart"/>
            <w:r w:rsidRPr="007D1BCD">
              <w:rPr>
                <w:lang w:val="en-US"/>
              </w:rPr>
              <w:t>Disponibilidad</w:t>
            </w:r>
            <w:proofErr w:type="spellEnd"/>
          </w:p>
        </w:tc>
      </w:tr>
      <w:tr w:rsidR="00627448" w:rsidRPr="007D1BCD" w14:paraId="73AC09AE" w14:textId="77777777">
        <w:tc>
          <w:tcPr>
            <w:tcW w:w="4320" w:type="dxa"/>
            <w:tcBorders>
              <w:top w:val="single" w:sz="4" w:space="0" w:color="auto"/>
              <w:left w:val="single" w:sz="4" w:space="0" w:color="auto"/>
              <w:bottom w:val="single" w:sz="4" w:space="0" w:color="auto"/>
              <w:right w:val="single" w:sz="4" w:space="0" w:color="auto"/>
            </w:tcBorders>
            <w:hideMark/>
          </w:tcPr>
          <w:p w14:paraId="0E19BEA9" w14:textId="77777777" w:rsidR="007D1BCD" w:rsidRPr="007D1BCD" w:rsidRDefault="007D1BCD" w:rsidP="007D1BCD">
            <w:pPr>
              <w:pStyle w:val="Normalindentado3"/>
              <w:tabs>
                <w:tab w:val="left" w:pos="1920"/>
              </w:tabs>
              <w:rPr>
                <w:lang w:val="en-US"/>
              </w:rPr>
            </w:pPr>
            <w:proofErr w:type="spellStart"/>
            <w:r w:rsidRPr="007D1BCD">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CB41591" w14:textId="77777777" w:rsidR="007D1BCD" w:rsidRPr="007D1BCD" w:rsidRDefault="007D1BCD" w:rsidP="007D1BCD">
            <w:pPr>
              <w:pStyle w:val="Normalindentado3"/>
              <w:tabs>
                <w:tab w:val="left" w:pos="1920"/>
              </w:tabs>
              <w:rPr>
                <w:lang w:val="en-US"/>
              </w:rPr>
            </w:pPr>
            <w:r w:rsidRPr="007D1BCD">
              <w:rPr>
                <w:lang w:val="en-US"/>
              </w:rPr>
              <w:t>Alta</w:t>
            </w:r>
          </w:p>
        </w:tc>
      </w:tr>
      <w:tr w:rsidR="00627448" w:rsidRPr="007D1BCD" w14:paraId="64C5006E" w14:textId="77777777">
        <w:tc>
          <w:tcPr>
            <w:tcW w:w="4320" w:type="dxa"/>
            <w:tcBorders>
              <w:top w:val="single" w:sz="4" w:space="0" w:color="auto"/>
              <w:left w:val="single" w:sz="4" w:space="0" w:color="auto"/>
              <w:bottom w:val="single" w:sz="4" w:space="0" w:color="auto"/>
              <w:right w:val="single" w:sz="4" w:space="0" w:color="auto"/>
            </w:tcBorders>
            <w:hideMark/>
          </w:tcPr>
          <w:p w14:paraId="29FC4648" w14:textId="77777777" w:rsidR="007D1BCD" w:rsidRPr="007D1BCD" w:rsidRDefault="007D1BCD" w:rsidP="007D1BCD">
            <w:pPr>
              <w:pStyle w:val="Normalindentado3"/>
              <w:tabs>
                <w:tab w:val="left" w:pos="1920"/>
              </w:tabs>
              <w:rPr>
                <w:lang w:val="en-US"/>
              </w:rPr>
            </w:pPr>
            <w:proofErr w:type="spellStart"/>
            <w:r w:rsidRPr="007D1BCD">
              <w:rPr>
                <w:lang w:val="en-US"/>
              </w:rPr>
              <w:t>Criterio</w:t>
            </w:r>
            <w:proofErr w:type="spellEnd"/>
            <w:r w:rsidRPr="007D1BCD">
              <w:rPr>
                <w:lang w:val="en-US"/>
              </w:rPr>
              <w:t xml:space="preserve"> de </w:t>
            </w:r>
            <w:proofErr w:type="spellStart"/>
            <w:r w:rsidRPr="007D1BCD">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E210B8D" w14:textId="77777777" w:rsidR="007D1BCD" w:rsidRPr="007D1BCD" w:rsidRDefault="007D1BCD" w:rsidP="007D1BCD">
            <w:pPr>
              <w:pStyle w:val="Normalindentado3"/>
              <w:tabs>
                <w:tab w:val="left" w:pos="1920"/>
              </w:tabs>
              <w:rPr>
                <w:lang w:val="en-US"/>
              </w:rPr>
            </w:pPr>
            <w:r w:rsidRPr="007D1BCD">
              <w:rPr>
                <w:lang w:val="en-US"/>
              </w:rPr>
              <w:t xml:space="preserve">Debe </w:t>
            </w:r>
            <w:proofErr w:type="spellStart"/>
            <w:r w:rsidRPr="007D1BCD">
              <w:rPr>
                <w:lang w:val="en-US"/>
              </w:rPr>
              <w:t>verificarse</w:t>
            </w:r>
            <w:proofErr w:type="spellEnd"/>
            <w:r w:rsidRPr="007D1BCD">
              <w:rPr>
                <w:lang w:val="en-US"/>
              </w:rPr>
              <w:t xml:space="preserve"> </w:t>
            </w:r>
            <w:proofErr w:type="spellStart"/>
            <w:r w:rsidRPr="007D1BCD">
              <w:rPr>
                <w:lang w:val="en-US"/>
              </w:rPr>
              <w:t>mediante</w:t>
            </w:r>
            <w:proofErr w:type="spellEnd"/>
            <w:r w:rsidRPr="007D1BCD">
              <w:rPr>
                <w:lang w:val="en-US"/>
              </w:rPr>
              <w:t xml:space="preserve"> </w:t>
            </w:r>
            <w:proofErr w:type="spellStart"/>
            <w:r w:rsidRPr="007D1BCD">
              <w:rPr>
                <w:lang w:val="en-US"/>
              </w:rPr>
              <w:t>pruebas</w:t>
            </w:r>
            <w:proofErr w:type="spellEnd"/>
            <w:r w:rsidRPr="007D1BCD">
              <w:rPr>
                <w:lang w:val="en-US"/>
              </w:rPr>
              <w:t xml:space="preserve"> </w:t>
            </w:r>
            <w:proofErr w:type="spellStart"/>
            <w:r w:rsidRPr="007D1BCD">
              <w:rPr>
                <w:lang w:val="en-US"/>
              </w:rPr>
              <w:t>técnicas</w:t>
            </w:r>
            <w:proofErr w:type="spellEnd"/>
            <w:r w:rsidRPr="007D1BCD">
              <w:rPr>
                <w:lang w:val="en-US"/>
              </w:rPr>
              <w:t xml:space="preserve"> y de </w:t>
            </w:r>
            <w:proofErr w:type="spellStart"/>
            <w:r w:rsidRPr="007D1BCD">
              <w:rPr>
                <w:lang w:val="en-US"/>
              </w:rPr>
              <w:t>aceptación</w:t>
            </w:r>
            <w:proofErr w:type="spellEnd"/>
            <w:r w:rsidRPr="007D1BCD">
              <w:rPr>
                <w:lang w:val="en-US"/>
              </w:rPr>
              <w:t>.</w:t>
            </w:r>
          </w:p>
        </w:tc>
      </w:tr>
    </w:tbl>
    <w:p w14:paraId="5159B74B" w14:textId="0B98F6F7" w:rsidR="00FF7B65" w:rsidRPr="00FF7B65" w:rsidRDefault="00FF7B65" w:rsidP="00FF7B65">
      <w:pPr>
        <w:pStyle w:val="Normalindentado3"/>
        <w:tabs>
          <w:tab w:val="left" w:pos="1920"/>
        </w:tabs>
      </w:pPr>
    </w:p>
    <w:p w14:paraId="63BB7D51" w14:textId="77777777" w:rsidR="00482D99" w:rsidRDefault="00482D99">
      <w:pPr>
        <w:pStyle w:val="Ttulo3"/>
      </w:pPr>
      <w:bookmarkStart w:id="118" w:name="_Toc33238262"/>
      <w:bookmarkStart w:id="119" w:name="_Toc225101746"/>
      <w:bookmarkStart w:id="120" w:name="_Toc1794210685"/>
      <w:r>
        <w:t>Mantenibilidad</w:t>
      </w:r>
      <w:bookmarkEnd w:id="118"/>
      <w:bookmarkEnd w:id="119"/>
      <w:bookmarkEnd w:id="120"/>
    </w:p>
    <w:p w14:paraId="1E5BBBC2" w14:textId="77777777" w:rsidR="009D042B" w:rsidRPr="009D042B" w:rsidRDefault="009D042B" w:rsidP="009D042B">
      <w:pPr>
        <w:pStyle w:val="Normalindentado3"/>
        <w:tabs>
          <w:tab w:val="left" w:pos="2460"/>
        </w:tabs>
        <w:ind w:left="1145"/>
        <w:rPr>
          <w:b/>
          <w:bCs/>
          <w:lang w:val="en-US"/>
        </w:rPr>
      </w:pPr>
      <w:r>
        <w:tab/>
      </w:r>
      <w:r w:rsidRPr="009D042B">
        <w:rPr>
          <w:b/>
          <w:bCs/>
          <w:lang w:val="en-US"/>
        </w:rPr>
        <w:t xml:space="preserve">RNF13 – </w:t>
      </w:r>
      <w:proofErr w:type="spellStart"/>
      <w:r w:rsidRPr="009D042B">
        <w:rPr>
          <w:b/>
          <w:bCs/>
          <w:lang w:val="en-US"/>
        </w:rPr>
        <w:t>Arquitectura</w:t>
      </w:r>
      <w:proofErr w:type="spellEnd"/>
      <w:r w:rsidRPr="009D042B">
        <w:rPr>
          <w:b/>
          <w:bCs/>
          <w:lang w:val="en-US"/>
        </w:rPr>
        <w:t xml:space="preserve"> modular</w:t>
      </w:r>
    </w:p>
    <w:p w14:paraId="403EC6EF" w14:textId="77777777" w:rsidR="009D042B" w:rsidRPr="009D042B" w:rsidRDefault="009D042B" w:rsidP="009D042B">
      <w:pPr>
        <w:pStyle w:val="Normalindentado3"/>
        <w:tabs>
          <w:tab w:val="left" w:pos="2460"/>
        </w:tabs>
        <w:rPr>
          <w:lang w:val="en-US"/>
        </w:rPr>
      </w:pPr>
      <w:proofErr w:type="spellStart"/>
      <w:r w:rsidRPr="009D042B">
        <w:rPr>
          <w:b/>
          <w:lang w:val="en-US"/>
        </w:rPr>
        <w:t>Descripción</w:t>
      </w:r>
      <w:proofErr w:type="spellEnd"/>
      <w:r w:rsidRPr="009D042B">
        <w:rPr>
          <w:b/>
          <w:lang w:val="en-US"/>
        </w:rPr>
        <w:t xml:space="preserve">: </w:t>
      </w:r>
      <w:r w:rsidRPr="009D042B">
        <w:rPr>
          <w:lang w:val="en-US"/>
        </w:rPr>
        <w:t xml:space="preserve">El </w:t>
      </w:r>
      <w:proofErr w:type="spellStart"/>
      <w:r w:rsidRPr="009D042B">
        <w:rPr>
          <w:lang w:val="en-US"/>
        </w:rPr>
        <w:t>sistema</w:t>
      </w:r>
      <w:proofErr w:type="spellEnd"/>
      <w:r w:rsidRPr="009D042B">
        <w:rPr>
          <w:lang w:val="en-US"/>
        </w:rPr>
        <w:t xml:space="preserve"> </w:t>
      </w:r>
      <w:proofErr w:type="spellStart"/>
      <w:r w:rsidRPr="009D042B">
        <w:rPr>
          <w:lang w:val="en-US"/>
        </w:rPr>
        <w:t>debe</w:t>
      </w:r>
      <w:proofErr w:type="spellEnd"/>
      <w:r w:rsidRPr="009D042B">
        <w:rPr>
          <w:lang w:val="en-US"/>
        </w:rPr>
        <w:t xml:space="preserve"> </w:t>
      </w:r>
      <w:proofErr w:type="spellStart"/>
      <w:r w:rsidRPr="009D042B">
        <w:rPr>
          <w:lang w:val="en-US"/>
        </w:rPr>
        <w:t>estar</w:t>
      </w:r>
      <w:proofErr w:type="spellEnd"/>
      <w:r w:rsidRPr="009D042B">
        <w:rPr>
          <w:lang w:val="en-US"/>
        </w:rPr>
        <w:t xml:space="preserve"> </w:t>
      </w:r>
      <w:proofErr w:type="spellStart"/>
      <w:r w:rsidRPr="009D042B">
        <w:rPr>
          <w:lang w:val="en-US"/>
        </w:rPr>
        <w:t>dividido</w:t>
      </w:r>
      <w:proofErr w:type="spellEnd"/>
      <w:r w:rsidRPr="009D042B">
        <w:rPr>
          <w:lang w:val="en-US"/>
        </w:rPr>
        <w:t xml:space="preserve"> </w:t>
      </w:r>
      <w:proofErr w:type="spellStart"/>
      <w:r w:rsidRPr="009D042B">
        <w:rPr>
          <w:lang w:val="en-US"/>
        </w:rPr>
        <w:t>en</w:t>
      </w:r>
      <w:proofErr w:type="spellEnd"/>
      <w:r w:rsidRPr="009D042B">
        <w:rPr>
          <w:lang w:val="en-US"/>
        </w:rPr>
        <w:t xml:space="preserve"> </w:t>
      </w:r>
      <w:proofErr w:type="spellStart"/>
      <w:r w:rsidRPr="009D042B">
        <w:rPr>
          <w:lang w:val="en-US"/>
        </w:rPr>
        <w:t>componentes</w:t>
      </w:r>
      <w:proofErr w:type="spellEnd"/>
      <w:r w:rsidRPr="009D042B">
        <w:rPr>
          <w:lang w:val="en-US"/>
        </w:rPr>
        <w:t xml:space="preserve"> </w:t>
      </w:r>
      <w:proofErr w:type="spellStart"/>
      <w:r w:rsidRPr="009D042B">
        <w:rPr>
          <w:lang w:val="en-US"/>
        </w:rPr>
        <w:t>independientes</w:t>
      </w:r>
      <w:proofErr w:type="spellEnd"/>
      <w:r w:rsidRPr="009D042B">
        <w:rPr>
          <w:lang w:val="en-US"/>
        </w:rPr>
        <w:t xml:space="preserve">, </w:t>
      </w:r>
      <w:proofErr w:type="spellStart"/>
      <w:r w:rsidRPr="009D042B">
        <w:rPr>
          <w:lang w:val="en-US"/>
        </w:rPr>
        <w:t>como</w:t>
      </w:r>
      <w:proofErr w:type="spellEnd"/>
      <w:r w:rsidRPr="009D042B">
        <w:rPr>
          <w:lang w:val="en-US"/>
        </w:rPr>
        <w:t xml:space="preserve"> frontend, backend e </w:t>
      </w:r>
      <w:proofErr w:type="spellStart"/>
      <w:r w:rsidRPr="009D042B">
        <w:rPr>
          <w:lang w:val="en-US"/>
        </w:rPr>
        <w:t>inteligencia</w:t>
      </w:r>
      <w:proofErr w:type="spellEnd"/>
      <w:r w:rsidRPr="009D042B">
        <w:rPr>
          <w:lang w:val="en-US"/>
        </w:rPr>
        <w:t xml:space="preserve"> artificial.</w:t>
      </w:r>
    </w:p>
    <w:tbl>
      <w:tblPr>
        <w:tblStyle w:val="Tablaconcuadrcula"/>
        <w:tblW w:w="0" w:type="auto"/>
        <w:tblLook w:val="04A0" w:firstRow="1" w:lastRow="0" w:firstColumn="1" w:lastColumn="0" w:noHBand="0" w:noVBand="1"/>
      </w:tblPr>
      <w:tblGrid>
        <w:gridCol w:w="4241"/>
        <w:gridCol w:w="4253"/>
      </w:tblGrid>
      <w:tr w:rsidR="00627448" w:rsidRPr="009D042B" w14:paraId="416C9508" w14:textId="77777777">
        <w:tc>
          <w:tcPr>
            <w:tcW w:w="4320" w:type="dxa"/>
            <w:tcBorders>
              <w:top w:val="single" w:sz="4" w:space="0" w:color="auto"/>
              <w:left w:val="single" w:sz="4" w:space="0" w:color="auto"/>
              <w:bottom w:val="single" w:sz="4" w:space="0" w:color="auto"/>
              <w:right w:val="single" w:sz="4" w:space="0" w:color="auto"/>
            </w:tcBorders>
            <w:hideMark/>
          </w:tcPr>
          <w:p w14:paraId="4362A746" w14:textId="77777777" w:rsidR="009D042B" w:rsidRPr="009D042B" w:rsidRDefault="009D042B" w:rsidP="009D042B">
            <w:pPr>
              <w:pStyle w:val="Normalindentado3"/>
              <w:tabs>
                <w:tab w:val="left" w:pos="2460"/>
              </w:tabs>
              <w:rPr>
                <w:lang w:val="en-US"/>
              </w:rPr>
            </w:pPr>
            <w:proofErr w:type="spellStart"/>
            <w:r w:rsidRPr="009D042B">
              <w:rPr>
                <w:lang w:val="en-US"/>
              </w:rPr>
              <w:t>Número</w:t>
            </w:r>
            <w:proofErr w:type="spellEnd"/>
            <w:r w:rsidRPr="009D042B">
              <w:rPr>
                <w:lang w:val="en-US"/>
              </w:rPr>
              <w:t xml:space="preserve"> de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AB80A36" w14:textId="77777777" w:rsidR="009D042B" w:rsidRPr="009D042B" w:rsidRDefault="009D042B" w:rsidP="009D042B">
            <w:pPr>
              <w:pStyle w:val="Normalindentado3"/>
              <w:tabs>
                <w:tab w:val="left" w:pos="2460"/>
              </w:tabs>
              <w:rPr>
                <w:lang w:val="en-US"/>
              </w:rPr>
            </w:pPr>
            <w:r w:rsidRPr="009D042B">
              <w:rPr>
                <w:lang w:val="en-US"/>
              </w:rPr>
              <w:t>RNF13</w:t>
            </w:r>
          </w:p>
        </w:tc>
      </w:tr>
      <w:tr w:rsidR="00627448" w:rsidRPr="009D042B" w14:paraId="3B31194B" w14:textId="77777777">
        <w:tc>
          <w:tcPr>
            <w:tcW w:w="4320" w:type="dxa"/>
            <w:tcBorders>
              <w:top w:val="single" w:sz="4" w:space="0" w:color="auto"/>
              <w:left w:val="single" w:sz="4" w:space="0" w:color="auto"/>
              <w:bottom w:val="single" w:sz="4" w:space="0" w:color="auto"/>
              <w:right w:val="single" w:sz="4" w:space="0" w:color="auto"/>
            </w:tcBorders>
            <w:hideMark/>
          </w:tcPr>
          <w:p w14:paraId="7D9E1E75" w14:textId="77777777" w:rsidR="009D042B" w:rsidRPr="009D042B" w:rsidRDefault="009D042B" w:rsidP="009D042B">
            <w:pPr>
              <w:pStyle w:val="Normalindentado3"/>
              <w:tabs>
                <w:tab w:val="left" w:pos="2460"/>
              </w:tabs>
              <w:rPr>
                <w:lang w:val="en-US"/>
              </w:rPr>
            </w:pPr>
            <w:r w:rsidRPr="009D042B">
              <w:rPr>
                <w:lang w:val="en-US"/>
              </w:rPr>
              <w:t xml:space="preserve">Nombre del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6036471" w14:textId="77777777" w:rsidR="009D042B" w:rsidRPr="009D042B" w:rsidRDefault="009D042B" w:rsidP="009D042B">
            <w:pPr>
              <w:pStyle w:val="Normalindentado3"/>
              <w:tabs>
                <w:tab w:val="left" w:pos="2460"/>
              </w:tabs>
              <w:rPr>
                <w:lang w:val="en-US"/>
              </w:rPr>
            </w:pPr>
            <w:proofErr w:type="spellStart"/>
            <w:r w:rsidRPr="009D042B">
              <w:rPr>
                <w:lang w:val="en-US"/>
              </w:rPr>
              <w:t>Arquitectura</w:t>
            </w:r>
            <w:proofErr w:type="spellEnd"/>
            <w:r w:rsidRPr="009D042B">
              <w:rPr>
                <w:lang w:val="en-US"/>
              </w:rPr>
              <w:t xml:space="preserve"> modular</w:t>
            </w:r>
          </w:p>
        </w:tc>
      </w:tr>
      <w:tr w:rsidR="00627448" w:rsidRPr="009D042B" w14:paraId="3E51E252" w14:textId="77777777">
        <w:tc>
          <w:tcPr>
            <w:tcW w:w="4320" w:type="dxa"/>
            <w:tcBorders>
              <w:top w:val="single" w:sz="4" w:space="0" w:color="auto"/>
              <w:left w:val="single" w:sz="4" w:space="0" w:color="auto"/>
              <w:bottom w:val="single" w:sz="4" w:space="0" w:color="auto"/>
              <w:right w:val="single" w:sz="4" w:space="0" w:color="auto"/>
            </w:tcBorders>
            <w:hideMark/>
          </w:tcPr>
          <w:p w14:paraId="65A42EB5" w14:textId="77777777" w:rsidR="009D042B" w:rsidRPr="009D042B" w:rsidRDefault="009D042B" w:rsidP="009D042B">
            <w:pPr>
              <w:pStyle w:val="Normalindentado3"/>
              <w:tabs>
                <w:tab w:val="left" w:pos="2460"/>
              </w:tabs>
              <w:rPr>
                <w:lang w:val="en-US"/>
              </w:rPr>
            </w:pPr>
            <w:proofErr w:type="spellStart"/>
            <w:r w:rsidRPr="009D042B">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6A0B523" w14:textId="77777777" w:rsidR="009D042B" w:rsidRPr="009D042B" w:rsidRDefault="009D042B" w:rsidP="009D042B">
            <w:pPr>
              <w:pStyle w:val="Normalindentado3"/>
              <w:tabs>
                <w:tab w:val="left" w:pos="2460"/>
              </w:tabs>
              <w:rPr>
                <w:lang w:val="en-US"/>
              </w:rPr>
            </w:pPr>
            <w:proofErr w:type="spellStart"/>
            <w:r w:rsidRPr="009D042B">
              <w:rPr>
                <w:lang w:val="en-US"/>
              </w:rPr>
              <w:t>Mantenibilidad</w:t>
            </w:r>
            <w:proofErr w:type="spellEnd"/>
          </w:p>
        </w:tc>
      </w:tr>
      <w:tr w:rsidR="00627448" w:rsidRPr="009D042B" w14:paraId="79A81318" w14:textId="77777777">
        <w:tc>
          <w:tcPr>
            <w:tcW w:w="4320" w:type="dxa"/>
            <w:tcBorders>
              <w:top w:val="single" w:sz="4" w:space="0" w:color="auto"/>
              <w:left w:val="single" w:sz="4" w:space="0" w:color="auto"/>
              <w:bottom w:val="single" w:sz="4" w:space="0" w:color="auto"/>
              <w:right w:val="single" w:sz="4" w:space="0" w:color="auto"/>
            </w:tcBorders>
            <w:hideMark/>
          </w:tcPr>
          <w:p w14:paraId="66643F20" w14:textId="77777777" w:rsidR="009D042B" w:rsidRPr="009D042B" w:rsidRDefault="009D042B" w:rsidP="009D042B">
            <w:pPr>
              <w:pStyle w:val="Normalindentado3"/>
              <w:tabs>
                <w:tab w:val="left" w:pos="2460"/>
              </w:tabs>
              <w:rPr>
                <w:lang w:val="en-US"/>
              </w:rPr>
            </w:pPr>
            <w:proofErr w:type="spellStart"/>
            <w:r w:rsidRPr="009D042B">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D69893" w14:textId="77777777" w:rsidR="009D042B" w:rsidRPr="009D042B" w:rsidRDefault="009D042B" w:rsidP="009D042B">
            <w:pPr>
              <w:pStyle w:val="Normalindentado3"/>
              <w:tabs>
                <w:tab w:val="left" w:pos="2460"/>
              </w:tabs>
              <w:rPr>
                <w:lang w:val="en-US"/>
              </w:rPr>
            </w:pPr>
            <w:r w:rsidRPr="009D042B">
              <w:rPr>
                <w:lang w:val="en-US"/>
              </w:rPr>
              <w:t>Alta</w:t>
            </w:r>
          </w:p>
        </w:tc>
      </w:tr>
      <w:tr w:rsidR="00627448" w:rsidRPr="009D042B" w14:paraId="31D6792F" w14:textId="77777777">
        <w:tc>
          <w:tcPr>
            <w:tcW w:w="4320" w:type="dxa"/>
            <w:tcBorders>
              <w:top w:val="single" w:sz="4" w:space="0" w:color="auto"/>
              <w:left w:val="single" w:sz="4" w:space="0" w:color="auto"/>
              <w:bottom w:val="single" w:sz="4" w:space="0" w:color="auto"/>
              <w:right w:val="single" w:sz="4" w:space="0" w:color="auto"/>
            </w:tcBorders>
            <w:hideMark/>
          </w:tcPr>
          <w:p w14:paraId="3FF17BCD" w14:textId="77777777" w:rsidR="009D042B" w:rsidRPr="009D042B" w:rsidRDefault="009D042B" w:rsidP="009D042B">
            <w:pPr>
              <w:pStyle w:val="Normalindentado3"/>
              <w:tabs>
                <w:tab w:val="left" w:pos="2460"/>
              </w:tabs>
              <w:rPr>
                <w:lang w:val="en-US"/>
              </w:rPr>
            </w:pPr>
            <w:proofErr w:type="spellStart"/>
            <w:r w:rsidRPr="009D042B">
              <w:rPr>
                <w:lang w:val="en-US"/>
              </w:rPr>
              <w:t>Criterio</w:t>
            </w:r>
            <w:proofErr w:type="spellEnd"/>
            <w:r w:rsidRPr="009D042B">
              <w:rPr>
                <w:lang w:val="en-US"/>
              </w:rPr>
              <w:t xml:space="preserve"> de </w:t>
            </w:r>
            <w:proofErr w:type="spellStart"/>
            <w:r w:rsidRPr="009D042B">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273985" w14:textId="77777777" w:rsidR="009D042B" w:rsidRPr="009D042B" w:rsidRDefault="009D042B" w:rsidP="009D042B">
            <w:pPr>
              <w:pStyle w:val="Normalindentado3"/>
              <w:tabs>
                <w:tab w:val="left" w:pos="2460"/>
              </w:tabs>
              <w:rPr>
                <w:lang w:val="en-US"/>
              </w:rPr>
            </w:pPr>
            <w:r w:rsidRPr="009D042B">
              <w:rPr>
                <w:lang w:val="en-US"/>
              </w:rPr>
              <w:t xml:space="preserve">Debe </w:t>
            </w:r>
            <w:proofErr w:type="spellStart"/>
            <w:r w:rsidRPr="009D042B">
              <w:rPr>
                <w:lang w:val="en-US"/>
              </w:rPr>
              <w:t>verificarse</w:t>
            </w:r>
            <w:proofErr w:type="spellEnd"/>
            <w:r w:rsidRPr="009D042B">
              <w:rPr>
                <w:lang w:val="en-US"/>
              </w:rPr>
              <w:t xml:space="preserve"> </w:t>
            </w:r>
            <w:proofErr w:type="spellStart"/>
            <w:r w:rsidRPr="009D042B">
              <w:rPr>
                <w:lang w:val="en-US"/>
              </w:rPr>
              <w:t>mediante</w:t>
            </w:r>
            <w:proofErr w:type="spellEnd"/>
            <w:r w:rsidRPr="009D042B">
              <w:rPr>
                <w:lang w:val="en-US"/>
              </w:rPr>
              <w:t xml:space="preserve"> </w:t>
            </w:r>
            <w:proofErr w:type="spellStart"/>
            <w:r w:rsidRPr="009D042B">
              <w:rPr>
                <w:lang w:val="en-US"/>
              </w:rPr>
              <w:t>pruebas</w:t>
            </w:r>
            <w:proofErr w:type="spellEnd"/>
            <w:r w:rsidRPr="009D042B">
              <w:rPr>
                <w:lang w:val="en-US"/>
              </w:rPr>
              <w:t xml:space="preserve"> </w:t>
            </w:r>
            <w:proofErr w:type="spellStart"/>
            <w:r w:rsidRPr="009D042B">
              <w:rPr>
                <w:lang w:val="en-US"/>
              </w:rPr>
              <w:t>técnicas</w:t>
            </w:r>
            <w:proofErr w:type="spellEnd"/>
            <w:r w:rsidRPr="009D042B">
              <w:rPr>
                <w:lang w:val="en-US"/>
              </w:rPr>
              <w:t xml:space="preserve"> y de </w:t>
            </w:r>
            <w:proofErr w:type="spellStart"/>
            <w:r w:rsidRPr="009D042B">
              <w:rPr>
                <w:lang w:val="en-US"/>
              </w:rPr>
              <w:t>aceptación</w:t>
            </w:r>
            <w:proofErr w:type="spellEnd"/>
            <w:r w:rsidRPr="009D042B">
              <w:rPr>
                <w:lang w:val="en-US"/>
              </w:rPr>
              <w:t>.</w:t>
            </w:r>
          </w:p>
        </w:tc>
      </w:tr>
    </w:tbl>
    <w:p w14:paraId="0BF3E010" w14:textId="77777777" w:rsidR="009D042B" w:rsidRPr="009D042B" w:rsidRDefault="009D042B" w:rsidP="009D042B">
      <w:pPr>
        <w:pStyle w:val="Normalindentado3"/>
        <w:tabs>
          <w:tab w:val="left" w:pos="2460"/>
        </w:tabs>
        <w:rPr>
          <w:lang w:val="en-US"/>
        </w:rPr>
      </w:pPr>
    </w:p>
    <w:p w14:paraId="25E76D14" w14:textId="46BEA32B" w:rsidR="009D042B" w:rsidRPr="009D042B" w:rsidRDefault="009D042B" w:rsidP="009D042B">
      <w:pPr>
        <w:pStyle w:val="Normalindentado3"/>
        <w:tabs>
          <w:tab w:val="left" w:pos="2460"/>
        </w:tabs>
        <w:ind w:left="0"/>
        <w:rPr>
          <w:b/>
          <w:bCs/>
          <w:lang w:val="en-US"/>
        </w:rPr>
      </w:pPr>
      <w:r>
        <w:rPr>
          <w:b/>
          <w:bCs/>
          <w:lang w:val="en-US"/>
        </w:rPr>
        <w:tab/>
      </w:r>
      <w:r w:rsidRPr="009D042B">
        <w:rPr>
          <w:b/>
          <w:bCs/>
          <w:lang w:val="en-US"/>
        </w:rPr>
        <w:t xml:space="preserve">RNF14 – </w:t>
      </w:r>
      <w:proofErr w:type="spellStart"/>
      <w:r w:rsidRPr="009D042B">
        <w:rPr>
          <w:b/>
          <w:bCs/>
          <w:lang w:val="en-US"/>
        </w:rPr>
        <w:t>Buenas</w:t>
      </w:r>
      <w:proofErr w:type="spellEnd"/>
      <w:r w:rsidRPr="009D042B">
        <w:rPr>
          <w:b/>
          <w:bCs/>
          <w:lang w:val="en-US"/>
        </w:rPr>
        <w:t xml:space="preserve"> </w:t>
      </w:r>
      <w:proofErr w:type="spellStart"/>
      <w:r w:rsidRPr="009D042B">
        <w:rPr>
          <w:b/>
          <w:bCs/>
          <w:lang w:val="en-US"/>
        </w:rPr>
        <w:t>prácticas</w:t>
      </w:r>
      <w:proofErr w:type="spellEnd"/>
      <w:r w:rsidRPr="009D042B">
        <w:rPr>
          <w:b/>
          <w:bCs/>
          <w:lang w:val="en-US"/>
        </w:rPr>
        <w:t xml:space="preserve"> de </w:t>
      </w:r>
      <w:proofErr w:type="spellStart"/>
      <w:r w:rsidRPr="009D042B">
        <w:rPr>
          <w:b/>
          <w:bCs/>
          <w:lang w:val="en-US"/>
        </w:rPr>
        <w:t>código</w:t>
      </w:r>
      <w:proofErr w:type="spellEnd"/>
    </w:p>
    <w:p w14:paraId="3A5052A3" w14:textId="77777777" w:rsidR="009D042B" w:rsidRPr="009D042B" w:rsidRDefault="009D042B" w:rsidP="009D042B">
      <w:pPr>
        <w:pStyle w:val="Normalindentado3"/>
        <w:tabs>
          <w:tab w:val="left" w:pos="2460"/>
        </w:tabs>
        <w:rPr>
          <w:lang w:val="en-US"/>
        </w:rPr>
      </w:pPr>
      <w:proofErr w:type="spellStart"/>
      <w:r w:rsidRPr="009D042B">
        <w:rPr>
          <w:b/>
          <w:lang w:val="en-US"/>
        </w:rPr>
        <w:t>Descripción</w:t>
      </w:r>
      <w:proofErr w:type="spellEnd"/>
      <w:r w:rsidRPr="009D042B">
        <w:rPr>
          <w:b/>
          <w:lang w:val="en-US"/>
        </w:rPr>
        <w:t xml:space="preserve">: </w:t>
      </w:r>
      <w:r w:rsidRPr="009D042B">
        <w:rPr>
          <w:lang w:val="en-US"/>
        </w:rPr>
        <w:t xml:space="preserve">El </w:t>
      </w:r>
      <w:proofErr w:type="spellStart"/>
      <w:r w:rsidRPr="009D042B">
        <w:rPr>
          <w:lang w:val="en-US"/>
        </w:rPr>
        <w:t>desarrollo</w:t>
      </w:r>
      <w:proofErr w:type="spellEnd"/>
      <w:r w:rsidRPr="009D042B">
        <w:rPr>
          <w:lang w:val="en-US"/>
        </w:rPr>
        <w:t xml:space="preserve"> </w:t>
      </w:r>
      <w:proofErr w:type="spellStart"/>
      <w:r w:rsidRPr="009D042B">
        <w:rPr>
          <w:lang w:val="en-US"/>
        </w:rPr>
        <w:t>debe</w:t>
      </w:r>
      <w:proofErr w:type="spellEnd"/>
      <w:r w:rsidRPr="009D042B">
        <w:rPr>
          <w:lang w:val="en-US"/>
        </w:rPr>
        <w:t xml:space="preserve"> </w:t>
      </w:r>
      <w:proofErr w:type="spellStart"/>
      <w:r w:rsidRPr="009D042B">
        <w:rPr>
          <w:lang w:val="en-US"/>
        </w:rPr>
        <w:t>seguir</w:t>
      </w:r>
      <w:proofErr w:type="spellEnd"/>
      <w:r w:rsidRPr="009D042B">
        <w:rPr>
          <w:lang w:val="en-US"/>
        </w:rPr>
        <w:t xml:space="preserve"> </w:t>
      </w:r>
      <w:proofErr w:type="spellStart"/>
      <w:r w:rsidRPr="009D042B">
        <w:rPr>
          <w:lang w:val="en-US"/>
        </w:rPr>
        <w:t>estándares</w:t>
      </w:r>
      <w:proofErr w:type="spellEnd"/>
      <w:r w:rsidRPr="009D042B">
        <w:rPr>
          <w:lang w:val="en-US"/>
        </w:rPr>
        <w:t xml:space="preserve"> </w:t>
      </w:r>
      <w:proofErr w:type="spellStart"/>
      <w:r w:rsidRPr="009D042B">
        <w:rPr>
          <w:lang w:val="en-US"/>
        </w:rPr>
        <w:t>que</w:t>
      </w:r>
      <w:proofErr w:type="spellEnd"/>
      <w:r w:rsidRPr="009D042B">
        <w:rPr>
          <w:lang w:val="en-US"/>
        </w:rPr>
        <w:t xml:space="preserve"> </w:t>
      </w:r>
      <w:proofErr w:type="spellStart"/>
      <w:r w:rsidRPr="009D042B">
        <w:rPr>
          <w:lang w:val="en-US"/>
        </w:rPr>
        <w:t>faciliten</w:t>
      </w:r>
      <w:proofErr w:type="spellEnd"/>
      <w:r w:rsidRPr="009D042B">
        <w:rPr>
          <w:lang w:val="en-US"/>
        </w:rPr>
        <w:t xml:space="preserve"> </w:t>
      </w:r>
      <w:proofErr w:type="spellStart"/>
      <w:r w:rsidRPr="009D042B">
        <w:rPr>
          <w:lang w:val="en-US"/>
        </w:rPr>
        <w:t>su</w:t>
      </w:r>
      <w:proofErr w:type="spellEnd"/>
      <w:r w:rsidRPr="009D042B">
        <w:rPr>
          <w:lang w:val="en-US"/>
        </w:rPr>
        <w:t xml:space="preserve"> </w:t>
      </w:r>
      <w:proofErr w:type="spellStart"/>
      <w:r w:rsidRPr="009D042B">
        <w:rPr>
          <w:lang w:val="en-US"/>
        </w:rPr>
        <w:t>mantenimiento</w:t>
      </w:r>
      <w:proofErr w:type="spellEnd"/>
      <w:r w:rsidRPr="009D042B">
        <w:rPr>
          <w:lang w:val="en-US"/>
        </w:rPr>
        <w:t xml:space="preserve"> y </w:t>
      </w:r>
      <w:proofErr w:type="spellStart"/>
      <w:r w:rsidRPr="009D042B">
        <w:rPr>
          <w:lang w:val="en-US"/>
        </w:rPr>
        <w:t>mejora</w:t>
      </w:r>
      <w:proofErr w:type="spellEnd"/>
      <w:r w:rsidRPr="009D042B">
        <w:rPr>
          <w:lang w:val="en-US"/>
        </w:rPr>
        <w:t>.</w:t>
      </w:r>
    </w:p>
    <w:tbl>
      <w:tblPr>
        <w:tblStyle w:val="Tablaconcuadrcula"/>
        <w:tblW w:w="0" w:type="auto"/>
        <w:tblLook w:val="04A0" w:firstRow="1" w:lastRow="0" w:firstColumn="1" w:lastColumn="0" w:noHBand="0" w:noVBand="1"/>
      </w:tblPr>
      <w:tblGrid>
        <w:gridCol w:w="4241"/>
        <w:gridCol w:w="4253"/>
      </w:tblGrid>
      <w:tr w:rsidR="00627448" w:rsidRPr="009D042B" w14:paraId="39F1F8F7" w14:textId="77777777">
        <w:tc>
          <w:tcPr>
            <w:tcW w:w="4320" w:type="dxa"/>
            <w:tcBorders>
              <w:top w:val="single" w:sz="4" w:space="0" w:color="auto"/>
              <w:left w:val="single" w:sz="4" w:space="0" w:color="auto"/>
              <w:bottom w:val="single" w:sz="4" w:space="0" w:color="auto"/>
              <w:right w:val="single" w:sz="4" w:space="0" w:color="auto"/>
            </w:tcBorders>
            <w:hideMark/>
          </w:tcPr>
          <w:p w14:paraId="367EFDCC" w14:textId="77777777" w:rsidR="009D042B" w:rsidRPr="009D042B" w:rsidRDefault="009D042B" w:rsidP="009D042B">
            <w:pPr>
              <w:pStyle w:val="Normalindentado3"/>
              <w:tabs>
                <w:tab w:val="left" w:pos="2460"/>
              </w:tabs>
              <w:rPr>
                <w:lang w:val="en-US"/>
              </w:rPr>
            </w:pPr>
            <w:proofErr w:type="spellStart"/>
            <w:r w:rsidRPr="009D042B">
              <w:rPr>
                <w:lang w:val="en-US"/>
              </w:rPr>
              <w:t>Número</w:t>
            </w:r>
            <w:proofErr w:type="spellEnd"/>
            <w:r w:rsidRPr="009D042B">
              <w:rPr>
                <w:lang w:val="en-US"/>
              </w:rPr>
              <w:t xml:space="preserve"> de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0DB58FF" w14:textId="77777777" w:rsidR="009D042B" w:rsidRPr="009D042B" w:rsidRDefault="009D042B" w:rsidP="009D042B">
            <w:pPr>
              <w:pStyle w:val="Normalindentado3"/>
              <w:tabs>
                <w:tab w:val="left" w:pos="2460"/>
              </w:tabs>
              <w:rPr>
                <w:lang w:val="en-US"/>
              </w:rPr>
            </w:pPr>
            <w:r w:rsidRPr="009D042B">
              <w:rPr>
                <w:lang w:val="en-US"/>
              </w:rPr>
              <w:t>RNF14</w:t>
            </w:r>
          </w:p>
        </w:tc>
      </w:tr>
      <w:tr w:rsidR="00627448" w:rsidRPr="009D042B" w14:paraId="185FDC03" w14:textId="77777777">
        <w:tc>
          <w:tcPr>
            <w:tcW w:w="4320" w:type="dxa"/>
            <w:tcBorders>
              <w:top w:val="single" w:sz="4" w:space="0" w:color="auto"/>
              <w:left w:val="single" w:sz="4" w:space="0" w:color="auto"/>
              <w:bottom w:val="single" w:sz="4" w:space="0" w:color="auto"/>
              <w:right w:val="single" w:sz="4" w:space="0" w:color="auto"/>
            </w:tcBorders>
            <w:hideMark/>
          </w:tcPr>
          <w:p w14:paraId="12E8FCC4" w14:textId="77777777" w:rsidR="009D042B" w:rsidRPr="009D042B" w:rsidRDefault="009D042B" w:rsidP="009D042B">
            <w:pPr>
              <w:pStyle w:val="Normalindentado3"/>
              <w:tabs>
                <w:tab w:val="left" w:pos="2460"/>
              </w:tabs>
              <w:rPr>
                <w:lang w:val="en-US"/>
              </w:rPr>
            </w:pPr>
            <w:r w:rsidRPr="009D042B">
              <w:rPr>
                <w:lang w:val="en-US"/>
              </w:rPr>
              <w:t xml:space="preserve">Nombre del </w:t>
            </w:r>
            <w:proofErr w:type="spellStart"/>
            <w:r w:rsidRPr="009D042B">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F35A74D" w14:textId="77777777" w:rsidR="009D042B" w:rsidRPr="009D042B" w:rsidRDefault="009D042B" w:rsidP="009D042B">
            <w:pPr>
              <w:pStyle w:val="Normalindentado3"/>
              <w:tabs>
                <w:tab w:val="left" w:pos="2460"/>
              </w:tabs>
              <w:rPr>
                <w:lang w:val="en-US"/>
              </w:rPr>
            </w:pPr>
            <w:proofErr w:type="spellStart"/>
            <w:r w:rsidRPr="009D042B">
              <w:rPr>
                <w:lang w:val="en-US"/>
              </w:rPr>
              <w:t>Buenas</w:t>
            </w:r>
            <w:proofErr w:type="spellEnd"/>
            <w:r w:rsidRPr="009D042B">
              <w:rPr>
                <w:lang w:val="en-US"/>
              </w:rPr>
              <w:t xml:space="preserve"> </w:t>
            </w:r>
            <w:proofErr w:type="spellStart"/>
            <w:r w:rsidRPr="009D042B">
              <w:rPr>
                <w:lang w:val="en-US"/>
              </w:rPr>
              <w:t>prácticas</w:t>
            </w:r>
            <w:proofErr w:type="spellEnd"/>
            <w:r w:rsidRPr="009D042B">
              <w:rPr>
                <w:lang w:val="en-US"/>
              </w:rPr>
              <w:t xml:space="preserve"> de </w:t>
            </w:r>
            <w:proofErr w:type="spellStart"/>
            <w:r w:rsidRPr="009D042B">
              <w:rPr>
                <w:lang w:val="en-US"/>
              </w:rPr>
              <w:t>código</w:t>
            </w:r>
            <w:proofErr w:type="spellEnd"/>
          </w:p>
        </w:tc>
      </w:tr>
      <w:tr w:rsidR="00627448" w:rsidRPr="009D042B" w14:paraId="14F39C31" w14:textId="77777777">
        <w:tc>
          <w:tcPr>
            <w:tcW w:w="4320" w:type="dxa"/>
            <w:tcBorders>
              <w:top w:val="single" w:sz="4" w:space="0" w:color="auto"/>
              <w:left w:val="single" w:sz="4" w:space="0" w:color="auto"/>
              <w:bottom w:val="single" w:sz="4" w:space="0" w:color="auto"/>
              <w:right w:val="single" w:sz="4" w:space="0" w:color="auto"/>
            </w:tcBorders>
            <w:hideMark/>
          </w:tcPr>
          <w:p w14:paraId="30882AEB" w14:textId="77777777" w:rsidR="009D042B" w:rsidRPr="009D042B" w:rsidRDefault="009D042B" w:rsidP="009D042B">
            <w:pPr>
              <w:pStyle w:val="Normalindentado3"/>
              <w:tabs>
                <w:tab w:val="left" w:pos="2460"/>
              </w:tabs>
              <w:rPr>
                <w:lang w:val="en-US"/>
              </w:rPr>
            </w:pPr>
            <w:proofErr w:type="spellStart"/>
            <w:r w:rsidRPr="009D042B">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2E34C50" w14:textId="77777777" w:rsidR="009D042B" w:rsidRPr="009D042B" w:rsidRDefault="009D042B" w:rsidP="009D042B">
            <w:pPr>
              <w:pStyle w:val="Normalindentado3"/>
              <w:tabs>
                <w:tab w:val="left" w:pos="2460"/>
              </w:tabs>
              <w:rPr>
                <w:lang w:val="en-US"/>
              </w:rPr>
            </w:pPr>
            <w:proofErr w:type="spellStart"/>
            <w:r w:rsidRPr="009D042B">
              <w:rPr>
                <w:lang w:val="en-US"/>
              </w:rPr>
              <w:t>Mantenibilidad</w:t>
            </w:r>
            <w:proofErr w:type="spellEnd"/>
          </w:p>
        </w:tc>
      </w:tr>
      <w:tr w:rsidR="00627448" w:rsidRPr="009D042B" w14:paraId="6EE5659D" w14:textId="77777777">
        <w:tc>
          <w:tcPr>
            <w:tcW w:w="4320" w:type="dxa"/>
            <w:tcBorders>
              <w:top w:val="single" w:sz="4" w:space="0" w:color="auto"/>
              <w:left w:val="single" w:sz="4" w:space="0" w:color="auto"/>
              <w:bottom w:val="single" w:sz="4" w:space="0" w:color="auto"/>
              <w:right w:val="single" w:sz="4" w:space="0" w:color="auto"/>
            </w:tcBorders>
            <w:hideMark/>
          </w:tcPr>
          <w:p w14:paraId="60BBB27B" w14:textId="77777777" w:rsidR="009D042B" w:rsidRPr="009D042B" w:rsidRDefault="009D042B" w:rsidP="009D042B">
            <w:pPr>
              <w:pStyle w:val="Normalindentado3"/>
              <w:tabs>
                <w:tab w:val="left" w:pos="2460"/>
              </w:tabs>
              <w:rPr>
                <w:lang w:val="en-US"/>
              </w:rPr>
            </w:pPr>
            <w:proofErr w:type="spellStart"/>
            <w:r w:rsidRPr="009D042B">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BBAF8BF" w14:textId="77777777" w:rsidR="009D042B" w:rsidRPr="009D042B" w:rsidRDefault="009D042B" w:rsidP="009D042B">
            <w:pPr>
              <w:pStyle w:val="Normalindentado3"/>
              <w:tabs>
                <w:tab w:val="left" w:pos="2460"/>
              </w:tabs>
              <w:rPr>
                <w:lang w:val="en-US"/>
              </w:rPr>
            </w:pPr>
            <w:r w:rsidRPr="009D042B">
              <w:rPr>
                <w:lang w:val="en-US"/>
              </w:rPr>
              <w:t>Alta</w:t>
            </w:r>
          </w:p>
        </w:tc>
      </w:tr>
      <w:tr w:rsidR="00627448" w:rsidRPr="009D042B" w14:paraId="456E0BCC" w14:textId="77777777">
        <w:tc>
          <w:tcPr>
            <w:tcW w:w="4320" w:type="dxa"/>
            <w:tcBorders>
              <w:top w:val="single" w:sz="4" w:space="0" w:color="auto"/>
              <w:left w:val="single" w:sz="4" w:space="0" w:color="auto"/>
              <w:bottom w:val="single" w:sz="4" w:space="0" w:color="auto"/>
              <w:right w:val="single" w:sz="4" w:space="0" w:color="auto"/>
            </w:tcBorders>
            <w:hideMark/>
          </w:tcPr>
          <w:p w14:paraId="71783B02" w14:textId="77777777" w:rsidR="009D042B" w:rsidRPr="009D042B" w:rsidRDefault="009D042B" w:rsidP="009D042B">
            <w:pPr>
              <w:pStyle w:val="Normalindentado3"/>
              <w:tabs>
                <w:tab w:val="left" w:pos="2460"/>
              </w:tabs>
              <w:rPr>
                <w:lang w:val="en-US"/>
              </w:rPr>
            </w:pPr>
            <w:proofErr w:type="spellStart"/>
            <w:r w:rsidRPr="009D042B">
              <w:rPr>
                <w:lang w:val="en-US"/>
              </w:rPr>
              <w:t>Criterio</w:t>
            </w:r>
            <w:proofErr w:type="spellEnd"/>
            <w:r w:rsidRPr="009D042B">
              <w:rPr>
                <w:lang w:val="en-US"/>
              </w:rPr>
              <w:t xml:space="preserve"> de </w:t>
            </w:r>
            <w:proofErr w:type="spellStart"/>
            <w:r w:rsidRPr="009D042B">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C7CA90C" w14:textId="77777777" w:rsidR="009D042B" w:rsidRPr="009D042B" w:rsidRDefault="009D042B" w:rsidP="009D042B">
            <w:pPr>
              <w:pStyle w:val="Normalindentado3"/>
              <w:tabs>
                <w:tab w:val="left" w:pos="2460"/>
              </w:tabs>
              <w:rPr>
                <w:lang w:val="en-US"/>
              </w:rPr>
            </w:pPr>
            <w:r w:rsidRPr="009D042B">
              <w:rPr>
                <w:lang w:val="en-US"/>
              </w:rPr>
              <w:t xml:space="preserve">Debe </w:t>
            </w:r>
            <w:proofErr w:type="spellStart"/>
            <w:r w:rsidRPr="009D042B">
              <w:rPr>
                <w:lang w:val="en-US"/>
              </w:rPr>
              <w:t>verificarse</w:t>
            </w:r>
            <w:proofErr w:type="spellEnd"/>
            <w:r w:rsidRPr="009D042B">
              <w:rPr>
                <w:lang w:val="en-US"/>
              </w:rPr>
              <w:t xml:space="preserve"> </w:t>
            </w:r>
            <w:proofErr w:type="spellStart"/>
            <w:r w:rsidRPr="009D042B">
              <w:rPr>
                <w:lang w:val="en-US"/>
              </w:rPr>
              <w:t>mediante</w:t>
            </w:r>
            <w:proofErr w:type="spellEnd"/>
            <w:r w:rsidRPr="009D042B">
              <w:rPr>
                <w:lang w:val="en-US"/>
              </w:rPr>
              <w:t xml:space="preserve"> </w:t>
            </w:r>
            <w:proofErr w:type="spellStart"/>
            <w:r w:rsidRPr="009D042B">
              <w:rPr>
                <w:lang w:val="en-US"/>
              </w:rPr>
              <w:t>pruebas</w:t>
            </w:r>
            <w:proofErr w:type="spellEnd"/>
            <w:r w:rsidRPr="009D042B">
              <w:rPr>
                <w:lang w:val="en-US"/>
              </w:rPr>
              <w:t xml:space="preserve"> </w:t>
            </w:r>
            <w:proofErr w:type="spellStart"/>
            <w:r w:rsidRPr="009D042B">
              <w:rPr>
                <w:lang w:val="en-US"/>
              </w:rPr>
              <w:t>técnicas</w:t>
            </w:r>
            <w:proofErr w:type="spellEnd"/>
            <w:r w:rsidRPr="009D042B">
              <w:rPr>
                <w:lang w:val="en-US"/>
              </w:rPr>
              <w:t xml:space="preserve"> y de </w:t>
            </w:r>
            <w:proofErr w:type="spellStart"/>
            <w:r w:rsidRPr="009D042B">
              <w:rPr>
                <w:lang w:val="en-US"/>
              </w:rPr>
              <w:t>aceptación</w:t>
            </w:r>
            <w:proofErr w:type="spellEnd"/>
            <w:r w:rsidRPr="009D042B">
              <w:rPr>
                <w:lang w:val="en-US"/>
              </w:rPr>
              <w:t>.</w:t>
            </w:r>
          </w:p>
        </w:tc>
      </w:tr>
    </w:tbl>
    <w:p w14:paraId="426620A7" w14:textId="29C7742B" w:rsidR="009D042B" w:rsidRPr="009D042B" w:rsidRDefault="009D042B" w:rsidP="009D042B">
      <w:pPr>
        <w:pStyle w:val="Normalindentado3"/>
        <w:tabs>
          <w:tab w:val="left" w:pos="2460"/>
        </w:tabs>
      </w:pPr>
    </w:p>
    <w:p w14:paraId="384EED45" w14:textId="77777777" w:rsidR="00482D99" w:rsidRDefault="00482D99">
      <w:pPr>
        <w:pStyle w:val="Ttulo3"/>
      </w:pPr>
      <w:bookmarkStart w:id="121" w:name="_Toc33238263"/>
      <w:bookmarkStart w:id="122" w:name="_Toc225101747"/>
      <w:bookmarkStart w:id="123" w:name="_Toc416440130"/>
      <w:r>
        <w:lastRenderedPageBreak/>
        <w:t>Portabilidad</w:t>
      </w:r>
      <w:bookmarkEnd w:id="121"/>
      <w:bookmarkEnd w:id="122"/>
      <w:bookmarkEnd w:id="123"/>
    </w:p>
    <w:p w14:paraId="55B689DA" w14:textId="77777777" w:rsidR="00B9136C" w:rsidRPr="00B9136C" w:rsidRDefault="00B9136C" w:rsidP="00B9136C">
      <w:pPr>
        <w:pStyle w:val="Normalindentado3"/>
        <w:tabs>
          <w:tab w:val="left" w:pos="3348"/>
        </w:tabs>
        <w:ind w:left="1145"/>
        <w:rPr>
          <w:b/>
          <w:bCs/>
          <w:lang w:val="en-US"/>
        </w:rPr>
      </w:pPr>
      <w:r>
        <w:tab/>
      </w:r>
      <w:r w:rsidRPr="00B9136C">
        <w:rPr>
          <w:b/>
          <w:bCs/>
          <w:lang w:val="en-US"/>
        </w:rPr>
        <w:t xml:space="preserve">RNF15 – </w:t>
      </w:r>
      <w:proofErr w:type="spellStart"/>
      <w:r w:rsidRPr="00B9136C">
        <w:rPr>
          <w:b/>
          <w:bCs/>
          <w:lang w:val="en-US"/>
        </w:rPr>
        <w:t>Multiplataforma</w:t>
      </w:r>
      <w:proofErr w:type="spellEnd"/>
    </w:p>
    <w:p w14:paraId="56D34563" w14:textId="77777777" w:rsidR="00B9136C" w:rsidRPr="00B9136C" w:rsidRDefault="00B9136C" w:rsidP="00B9136C">
      <w:pPr>
        <w:pStyle w:val="Normalindentado3"/>
        <w:tabs>
          <w:tab w:val="left" w:pos="3348"/>
        </w:tabs>
        <w:rPr>
          <w:lang w:val="en-US"/>
        </w:rPr>
      </w:pPr>
      <w:proofErr w:type="spellStart"/>
      <w:r w:rsidRPr="00B9136C">
        <w:rPr>
          <w:b/>
          <w:lang w:val="en-US"/>
        </w:rPr>
        <w:t>Descripción</w:t>
      </w:r>
      <w:proofErr w:type="spellEnd"/>
      <w:r w:rsidRPr="00B9136C">
        <w:rPr>
          <w:b/>
          <w:lang w:val="en-US"/>
        </w:rPr>
        <w:t xml:space="preserve">: </w:t>
      </w:r>
      <w:r w:rsidRPr="00B9136C">
        <w:rPr>
          <w:lang w:val="en-US"/>
        </w:rPr>
        <w:t xml:space="preserve">El </w:t>
      </w:r>
      <w:proofErr w:type="spellStart"/>
      <w:r w:rsidRPr="00B9136C">
        <w:rPr>
          <w:lang w:val="en-US"/>
        </w:rPr>
        <w:t>sistema</w:t>
      </w:r>
      <w:proofErr w:type="spellEnd"/>
      <w:r w:rsidRPr="00B9136C">
        <w:rPr>
          <w:lang w:val="en-US"/>
        </w:rPr>
        <w:t xml:space="preserve"> </w:t>
      </w:r>
      <w:proofErr w:type="spellStart"/>
      <w:r w:rsidRPr="00B9136C">
        <w:rPr>
          <w:lang w:val="en-US"/>
        </w:rPr>
        <w:t>debe</w:t>
      </w:r>
      <w:proofErr w:type="spellEnd"/>
      <w:r w:rsidRPr="00B9136C">
        <w:rPr>
          <w:lang w:val="en-US"/>
        </w:rPr>
        <w:t xml:space="preserve"> </w:t>
      </w:r>
      <w:proofErr w:type="spellStart"/>
      <w:r w:rsidRPr="00B9136C">
        <w:rPr>
          <w:lang w:val="en-US"/>
        </w:rPr>
        <w:t>funcionar</w:t>
      </w:r>
      <w:proofErr w:type="spellEnd"/>
      <w:r w:rsidRPr="00B9136C">
        <w:rPr>
          <w:lang w:val="en-US"/>
        </w:rPr>
        <w:t xml:space="preserve"> </w:t>
      </w:r>
      <w:proofErr w:type="spellStart"/>
      <w:r w:rsidRPr="00B9136C">
        <w:rPr>
          <w:lang w:val="en-US"/>
        </w:rPr>
        <w:t>en</w:t>
      </w:r>
      <w:proofErr w:type="spellEnd"/>
      <w:r w:rsidRPr="00B9136C">
        <w:rPr>
          <w:lang w:val="en-US"/>
        </w:rPr>
        <w:t xml:space="preserve"> </w:t>
      </w:r>
      <w:proofErr w:type="spellStart"/>
      <w:r w:rsidRPr="00B9136C">
        <w:rPr>
          <w:lang w:val="en-US"/>
        </w:rPr>
        <w:t>diferentes</w:t>
      </w:r>
      <w:proofErr w:type="spellEnd"/>
      <w:r w:rsidRPr="00B9136C">
        <w:rPr>
          <w:lang w:val="en-US"/>
        </w:rPr>
        <w:t xml:space="preserve"> </w:t>
      </w:r>
      <w:proofErr w:type="spellStart"/>
      <w:r w:rsidRPr="00B9136C">
        <w:rPr>
          <w:lang w:val="en-US"/>
        </w:rPr>
        <w:t>dispositivos</w:t>
      </w:r>
      <w:proofErr w:type="spellEnd"/>
      <w:r w:rsidRPr="00B9136C">
        <w:rPr>
          <w:lang w:val="en-US"/>
        </w:rPr>
        <w:t xml:space="preserve">, </w:t>
      </w:r>
      <w:proofErr w:type="spellStart"/>
      <w:r w:rsidRPr="00B9136C">
        <w:rPr>
          <w:lang w:val="en-US"/>
        </w:rPr>
        <w:t>como</w:t>
      </w:r>
      <w:proofErr w:type="spellEnd"/>
      <w:r w:rsidRPr="00B9136C">
        <w:rPr>
          <w:lang w:val="en-US"/>
        </w:rPr>
        <w:t xml:space="preserve"> </w:t>
      </w:r>
      <w:proofErr w:type="spellStart"/>
      <w:r w:rsidRPr="00B9136C">
        <w:rPr>
          <w:lang w:val="en-US"/>
        </w:rPr>
        <w:t>computador</w:t>
      </w:r>
      <w:proofErr w:type="spellEnd"/>
      <w:r w:rsidRPr="00B9136C">
        <w:rPr>
          <w:lang w:val="en-US"/>
        </w:rPr>
        <w:t xml:space="preserve"> y </w:t>
      </w:r>
      <w:proofErr w:type="spellStart"/>
      <w:r w:rsidRPr="00B9136C">
        <w:rPr>
          <w:lang w:val="en-US"/>
        </w:rPr>
        <w:t>celular</w:t>
      </w:r>
      <w:proofErr w:type="spellEnd"/>
      <w:r w:rsidRPr="00B9136C">
        <w:rPr>
          <w:lang w:val="en-US"/>
        </w:rPr>
        <w:t>.</w:t>
      </w:r>
    </w:p>
    <w:tbl>
      <w:tblPr>
        <w:tblStyle w:val="Tablaconcuadrcula"/>
        <w:tblW w:w="0" w:type="auto"/>
        <w:tblLook w:val="04A0" w:firstRow="1" w:lastRow="0" w:firstColumn="1" w:lastColumn="0" w:noHBand="0" w:noVBand="1"/>
      </w:tblPr>
      <w:tblGrid>
        <w:gridCol w:w="4239"/>
        <w:gridCol w:w="4255"/>
      </w:tblGrid>
      <w:tr w:rsidR="00575196" w:rsidRPr="00B9136C" w14:paraId="3F144935" w14:textId="77777777">
        <w:tc>
          <w:tcPr>
            <w:tcW w:w="4320" w:type="dxa"/>
            <w:tcBorders>
              <w:top w:val="single" w:sz="4" w:space="0" w:color="auto"/>
              <w:left w:val="single" w:sz="4" w:space="0" w:color="auto"/>
              <w:bottom w:val="single" w:sz="4" w:space="0" w:color="auto"/>
              <w:right w:val="single" w:sz="4" w:space="0" w:color="auto"/>
            </w:tcBorders>
            <w:hideMark/>
          </w:tcPr>
          <w:p w14:paraId="0219D4F7" w14:textId="77777777" w:rsidR="00B9136C" w:rsidRPr="00B9136C" w:rsidRDefault="00B9136C" w:rsidP="00B9136C">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40BADB8" w14:textId="77777777" w:rsidR="00B9136C" w:rsidRPr="00B9136C" w:rsidRDefault="00B9136C" w:rsidP="00B9136C">
            <w:pPr>
              <w:pStyle w:val="Normalindentado3"/>
              <w:tabs>
                <w:tab w:val="left" w:pos="3348"/>
              </w:tabs>
              <w:rPr>
                <w:lang w:val="en-US"/>
              </w:rPr>
            </w:pPr>
            <w:r w:rsidRPr="00B9136C">
              <w:rPr>
                <w:lang w:val="en-US"/>
              </w:rPr>
              <w:t>RNF15</w:t>
            </w:r>
          </w:p>
        </w:tc>
      </w:tr>
      <w:tr w:rsidR="00575196" w:rsidRPr="00B9136C" w14:paraId="64B405FB" w14:textId="77777777">
        <w:tc>
          <w:tcPr>
            <w:tcW w:w="4320" w:type="dxa"/>
            <w:tcBorders>
              <w:top w:val="single" w:sz="4" w:space="0" w:color="auto"/>
              <w:left w:val="single" w:sz="4" w:space="0" w:color="auto"/>
              <w:bottom w:val="single" w:sz="4" w:space="0" w:color="auto"/>
              <w:right w:val="single" w:sz="4" w:space="0" w:color="auto"/>
            </w:tcBorders>
            <w:hideMark/>
          </w:tcPr>
          <w:p w14:paraId="08494D2D" w14:textId="77777777" w:rsidR="00B9136C" w:rsidRPr="00B9136C" w:rsidRDefault="00B9136C" w:rsidP="00B9136C">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F225F6E" w14:textId="77777777" w:rsidR="00B9136C" w:rsidRPr="00B9136C" w:rsidRDefault="00B9136C" w:rsidP="00B9136C">
            <w:pPr>
              <w:pStyle w:val="Normalindentado3"/>
              <w:tabs>
                <w:tab w:val="left" w:pos="3348"/>
              </w:tabs>
              <w:rPr>
                <w:lang w:val="en-US"/>
              </w:rPr>
            </w:pPr>
            <w:proofErr w:type="spellStart"/>
            <w:r w:rsidRPr="00B9136C">
              <w:rPr>
                <w:lang w:val="en-US"/>
              </w:rPr>
              <w:t>Multiplataforma</w:t>
            </w:r>
            <w:proofErr w:type="spellEnd"/>
          </w:p>
        </w:tc>
      </w:tr>
      <w:tr w:rsidR="00575196" w:rsidRPr="00B9136C" w14:paraId="3D555DA7" w14:textId="77777777">
        <w:tc>
          <w:tcPr>
            <w:tcW w:w="4320" w:type="dxa"/>
            <w:tcBorders>
              <w:top w:val="single" w:sz="4" w:space="0" w:color="auto"/>
              <w:left w:val="single" w:sz="4" w:space="0" w:color="auto"/>
              <w:bottom w:val="single" w:sz="4" w:space="0" w:color="auto"/>
              <w:right w:val="single" w:sz="4" w:space="0" w:color="auto"/>
            </w:tcBorders>
            <w:hideMark/>
          </w:tcPr>
          <w:p w14:paraId="6956544F" w14:textId="77777777" w:rsidR="00B9136C" w:rsidRPr="00B9136C" w:rsidRDefault="00B9136C" w:rsidP="00B9136C">
            <w:pPr>
              <w:pStyle w:val="Normalindentado3"/>
              <w:tabs>
                <w:tab w:val="left" w:pos="3348"/>
              </w:tabs>
              <w:rPr>
                <w:lang w:val="en-US"/>
              </w:rPr>
            </w:pPr>
            <w:proofErr w:type="spellStart"/>
            <w:r w:rsidRPr="00B9136C">
              <w:rPr>
                <w:lang w:val="en-US"/>
              </w:rPr>
              <w:t>Categoría</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FED4AA5" w14:textId="77777777" w:rsidR="00B9136C" w:rsidRPr="00B9136C" w:rsidRDefault="00B9136C" w:rsidP="00B9136C">
            <w:pPr>
              <w:pStyle w:val="Normalindentado3"/>
              <w:tabs>
                <w:tab w:val="left" w:pos="3348"/>
              </w:tabs>
              <w:rPr>
                <w:lang w:val="en-US"/>
              </w:rPr>
            </w:pPr>
            <w:proofErr w:type="spellStart"/>
            <w:r w:rsidRPr="00B9136C">
              <w:rPr>
                <w:lang w:val="en-US"/>
              </w:rPr>
              <w:t>Compatibilidad</w:t>
            </w:r>
            <w:proofErr w:type="spellEnd"/>
          </w:p>
        </w:tc>
      </w:tr>
      <w:tr w:rsidR="00575196" w:rsidRPr="00B9136C" w14:paraId="1AB7E738" w14:textId="77777777">
        <w:tc>
          <w:tcPr>
            <w:tcW w:w="4320" w:type="dxa"/>
            <w:tcBorders>
              <w:top w:val="single" w:sz="4" w:space="0" w:color="auto"/>
              <w:left w:val="single" w:sz="4" w:space="0" w:color="auto"/>
              <w:bottom w:val="single" w:sz="4" w:space="0" w:color="auto"/>
              <w:right w:val="single" w:sz="4" w:space="0" w:color="auto"/>
            </w:tcBorders>
            <w:hideMark/>
          </w:tcPr>
          <w:p w14:paraId="0EF6B4F9" w14:textId="77777777" w:rsidR="00B9136C" w:rsidRPr="00B9136C" w:rsidRDefault="00B9136C" w:rsidP="00B9136C">
            <w:pPr>
              <w:pStyle w:val="Normalindentado3"/>
              <w:tabs>
                <w:tab w:val="left" w:pos="3348"/>
              </w:tabs>
              <w:rPr>
                <w:lang w:val="en-US"/>
              </w:rPr>
            </w:pPr>
            <w:proofErr w:type="spellStart"/>
            <w:r w:rsidRPr="00B9136C">
              <w:rPr>
                <w:lang w:val="en-US"/>
              </w:rPr>
              <w:t>Prioridad</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9897E1D" w14:textId="77777777" w:rsidR="00B9136C" w:rsidRPr="00B9136C" w:rsidRDefault="00B9136C" w:rsidP="00B9136C">
            <w:pPr>
              <w:pStyle w:val="Normalindentado3"/>
              <w:tabs>
                <w:tab w:val="left" w:pos="3348"/>
              </w:tabs>
              <w:rPr>
                <w:lang w:val="en-US"/>
              </w:rPr>
            </w:pPr>
            <w:r w:rsidRPr="00B9136C">
              <w:rPr>
                <w:lang w:val="en-US"/>
              </w:rPr>
              <w:t>Alta</w:t>
            </w:r>
          </w:p>
        </w:tc>
      </w:tr>
      <w:tr w:rsidR="00575196" w:rsidRPr="00B9136C" w14:paraId="59AC570A" w14:textId="77777777">
        <w:tc>
          <w:tcPr>
            <w:tcW w:w="4320" w:type="dxa"/>
            <w:tcBorders>
              <w:top w:val="single" w:sz="4" w:space="0" w:color="auto"/>
              <w:left w:val="single" w:sz="4" w:space="0" w:color="auto"/>
              <w:bottom w:val="single" w:sz="4" w:space="0" w:color="auto"/>
              <w:right w:val="single" w:sz="4" w:space="0" w:color="auto"/>
            </w:tcBorders>
            <w:hideMark/>
          </w:tcPr>
          <w:p w14:paraId="1C2E0A2A" w14:textId="77777777" w:rsidR="00B9136C" w:rsidRPr="00B9136C" w:rsidRDefault="00B9136C" w:rsidP="00B9136C">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D48B74A" w14:textId="77777777" w:rsidR="00B9136C" w:rsidRPr="00B9136C" w:rsidRDefault="00B9136C" w:rsidP="00B9136C">
            <w:pPr>
              <w:pStyle w:val="Normalindentado3"/>
              <w:tabs>
                <w:tab w:val="left" w:pos="3348"/>
              </w:tabs>
              <w:rPr>
                <w:lang w:val="en-US"/>
              </w:rPr>
            </w:pPr>
            <w:r w:rsidRPr="00B9136C">
              <w:rPr>
                <w:lang w:val="en-US"/>
              </w:rPr>
              <w:t xml:space="preserve">Debe </w:t>
            </w:r>
            <w:proofErr w:type="spellStart"/>
            <w:r w:rsidRPr="00B9136C">
              <w:rPr>
                <w:lang w:val="en-US"/>
              </w:rPr>
              <w:t>verificarse</w:t>
            </w:r>
            <w:proofErr w:type="spellEnd"/>
            <w:r w:rsidRPr="00B9136C">
              <w:rPr>
                <w:lang w:val="en-US"/>
              </w:rPr>
              <w:t xml:space="preserve"> </w:t>
            </w:r>
            <w:proofErr w:type="spellStart"/>
            <w:r w:rsidRPr="00B9136C">
              <w:rPr>
                <w:lang w:val="en-US"/>
              </w:rPr>
              <w:t>mediante</w:t>
            </w:r>
            <w:proofErr w:type="spellEnd"/>
            <w:r w:rsidRPr="00B9136C">
              <w:rPr>
                <w:lang w:val="en-US"/>
              </w:rPr>
              <w:t xml:space="preserve"> </w:t>
            </w:r>
            <w:proofErr w:type="spellStart"/>
            <w:r w:rsidRPr="00B9136C">
              <w:rPr>
                <w:lang w:val="en-US"/>
              </w:rPr>
              <w:t>pruebas</w:t>
            </w:r>
            <w:proofErr w:type="spellEnd"/>
            <w:r w:rsidRPr="00B9136C">
              <w:rPr>
                <w:lang w:val="en-US"/>
              </w:rPr>
              <w:t xml:space="preserve"> </w:t>
            </w:r>
            <w:proofErr w:type="spellStart"/>
            <w:r w:rsidRPr="00B9136C">
              <w:rPr>
                <w:lang w:val="en-US"/>
              </w:rPr>
              <w:t>técnicas</w:t>
            </w:r>
            <w:proofErr w:type="spellEnd"/>
            <w:r w:rsidRPr="00B9136C">
              <w:rPr>
                <w:lang w:val="en-US"/>
              </w:rPr>
              <w:t xml:space="preserve"> y de </w:t>
            </w:r>
            <w:proofErr w:type="spellStart"/>
            <w:r w:rsidRPr="00B9136C">
              <w:rPr>
                <w:lang w:val="en-US"/>
              </w:rPr>
              <w:t>aceptación</w:t>
            </w:r>
            <w:proofErr w:type="spellEnd"/>
            <w:r w:rsidRPr="00B9136C">
              <w:rPr>
                <w:lang w:val="en-US"/>
              </w:rPr>
              <w:t>.</w:t>
            </w:r>
          </w:p>
        </w:tc>
      </w:tr>
    </w:tbl>
    <w:p w14:paraId="43940D93" w14:textId="77777777" w:rsidR="00B9136C" w:rsidRPr="00B9136C" w:rsidRDefault="00B9136C" w:rsidP="00B9136C">
      <w:pPr>
        <w:pStyle w:val="Normalindentado3"/>
        <w:tabs>
          <w:tab w:val="left" w:pos="3348"/>
        </w:tabs>
        <w:rPr>
          <w:lang w:val="en-US"/>
        </w:rPr>
      </w:pPr>
    </w:p>
    <w:p w14:paraId="21D98C4F" w14:textId="7C821EC2" w:rsidR="00B9136C" w:rsidRPr="00B9136C" w:rsidRDefault="00B9136C" w:rsidP="00B9136C">
      <w:pPr>
        <w:pStyle w:val="Normalindentado3"/>
        <w:tabs>
          <w:tab w:val="left" w:pos="3348"/>
        </w:tabs>
        <w:ind w:left="360"/>
        <w:rPr>
          <w:b/>
          <w:bCs/>
          <w:lang w:val="en-US"/>
        </w:rPr>
      </w:pPr>
      <w:r>
        <w:rPr>
          <w:b/>
          <w:bCs/>
          <w:lang w:val="en-US"/>
        </w:rPr>
        <w:tab/>
      </w:r>
      <w:r w:rsidRPr="00B9136C">
        <w:rPr>
          <w:b/>
          <w:bCs/>
          <w:lang w:val="en-US"/>
        </w:rPr>
        <w:t xml:space="preserve">RNF16 – </w:t>
      </w:r>
      <w:proofErr w:type="spellStart"/>
      <w:r w:rsidRPr="00B9136C">
        <w:rPr>
          <w:b/>
          <w:bCs/>
          <w:lang w:val="en-US"/>
        </w:rPr>
        <w:t>Compatibilidad</w:t>
      </w:r>
      <w:proofErr w:type="spellEnd"/>
      <w:r w:rsidRPr="00B9136C">
        <w:rPr>
          <w:b/>
          <w:bCs/>
          <w:lang w:val="en-US"/>
        </w:rPr>
        <w:t xml:space="preserve"> de </w:t>
      </w:r>
      <w:proofErr w:type="spellStart"/>
      <w:r w:rsidRPr="00B9136C">
        <w:rPr>
          <w:b/>
          <w:bCs/>
          <w:lang w:val="en-US"/>
        </w:rPr>
        <w:t>navegadores</w:t>
      </w:r>
      <w:proofErr w:type="spellEnd"/>
    </w:p>
    <w:p w14:paraId="31E86640" w14:textId="77777777" w:rsidR="00B9136C" w:rsidRPr="00B9136C" w:rsidRDefault="00B9136C" w:rsidP="00B9136C">
      <w:pPr>
        <w:pStyle w:val="Normalindentado3"/>
        <w:tabs>
          <w:tab w:val="left" w:pos="3348"/>
        </w:tabs>
        <w:rPr>
          <w:lang w:val="en-US"/>
        </w:rPr>
      </w:pPr>
      <w:proofErr w:type="spellStart"/>
      <w:r w:rsidRPr="00B9136C">
        <w:rPr>
          <w:b/>
          <w:lang w:val="en-US"/>
        </w:rPr>
        <w:t>Descripción</w:t>
      </w:r>
      <w:proofErr w:type="spellEnd"/>
      <w:r w:rsidRPr="00B9136C">
        <w:rPr>
          <w:b/>
          <w:lang w:val="en-US"/>
        </w:rPr>
        <w:t xml:space="preserve">: </w:t>
      </w:r>
      <w:r w:rsidRPr="00B9136C">
        <w:rPr>
          <w:lang w:val="en-US"/>
        </w:rPr>
        <w:t xml:space="preserve">El </w:t>
      </w:r>
      <w:proofErr w:type="spellStart"/>
      <w:r w:rsidRPr="00B9136C">
        <w:rPr>
          <w:lang w:val="en-US"/>
        </w:rPr>
        <w:t>sistema</w:t>
      </w:r>
      <w:proofErr w:type="spellEnd"/>
      <w:r w:rsidRPr="00B9136C">
        <w:rPr>
          <w:lang w:val="en-US"/>
        </w:rPr>
        <w:t xml:space="preserve"> </w:t>
      </w:r>
      <w:proofErr w:type="spellStart"/>
      <w:r w:rsidRPr="00B9136C">
        <w:rPr>
          <w:lang w:val="en-US"/>
        </w:rPr>
        <w:t>debe</w:t>
      </w:r>
      <w:proofErr w:type="spellEnd"/>
      <w:r w:rsidRPr="00B9136C">
        <w:rPr>
          <w:lang w:val="en-US"/>
        </w:rPr>
        <w:t xml:space="preserve"> </w:t>
      </w:r>
      <w:proofErr w:type="spellStart"/>
      <w:r w:rsidRPr="00B9136C">
        <w:rPr>
          <w:lang w:val="en-US"/>
        </w:rPr>
        <w:t>operar</w:t>
      </w:r>
      <w:proofErr w:type="spellEnd"/>
      <w:r w:rsidRPr="00B9136C">
        <w:rPr>
          <w:lang w:val="en-US"/>
        </w:rPr>
        <w:t xml:space="preserve"> </w:t>
      </w:r>
      <w:proofErr w:type="spellStart"/>
      <w:r w:rsidRPr="00B9136C">
        <w:rPr>
          <w:lang w:val="en-US"/>
        </w:rPr>
        <w:t>correctamente</w:t>
      </w:r>
      <w:proofErr w:type="spellEnd"/>
      <w:r w:rsidRPr="00B9136C">
        <w:rPr>
          <w:lang w:val="en-US"/>
        </w:rPr>
        <w:t xml:space="preserve"> </w:t>
      </w:r>
      <w:proofErr w:type="spellStart"/>
      <w:r w:rsidRPr="00B9136C">
        <w:rPr>
          <w:lang w:val="en-US"/>
        </w:rPr>
        <w:t>en</w:t>
      </w:r>
      <w:proofErr w:type="spellEnd"/>
      <w:r w:rsidRPr="00B9136C">
        <w:rPr>
          <w:lang w:val="en-US"/>
        </w:rPr>
        <w:t xml:space="preserve"> </w:t>
      </w:r>
      <w:proofErr w:type="spellStart"/>
      <w:r w:rsidRPr="00B9136C">
        <w:rPr>
          <w:lang w:val="en-US"/>
        </w:rPr>
        <w:t>distintos</w:t>
      </w:r>
      <w:proofErr w:type="spellEnd"/>
      <w:r w:rsidRPr="00B9136C">
        <w:rPr>
          <w:lang w:val="en-US"/>
        </w:rPr>
        <w:t xml:space="preserve"> </w:t>
      </w:r>
      <w:proofErr w:type="spellStart"/>
      <w:r w:rsidRPr="00B9136C">
        <w:rPr>
          <w:lang w:val="en-US"/>
        </w:rPr>
        <w:t>navegadores</w:t>
      </w:r>
      <w:proofErr w:type="spellEnd"/>
      <w:r w:rsidRPr="00B9136C">
        <w:rPr>
          <w:lang w:val="en-US"/>
        </w:rPr>
        <w:t xml:space="preserve"> web.</w:t>
      </w:r>
    </w:p>
    <w:tbl>
      <w:tblPr>
        <w:tblStyle w:val="Tablaconcuadrcula"/>
        <w:tblW w:w="0" w:type="auto"/>
        <w:tblLook w:val="04A0" w:firstRow="1" w:lastRow="0" w:firstColumn="1" w:lastColumn="0" w:noHBand="0" w:noVBand="1"/>
      </w:tblPr>
      <w:tblGrid>
        <w:gridCol w:w="4239"/>
        <w:gridCol w:w="4255"/>
      </w:tblGrid>
      <w:tr w:rsidR="00575196" w:rsidRPr="00B9136C" w14:paraId="35EDB2AF"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3BA77DE4" w14:textId="77777777" w:rsidR="00B9136C" w:rsidRPr="00B9136C" w:rsidRDefault="00B9136C" w:rsidP="00B9136C">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23956919" w14:textId="77777777" w:rsidR="00B9136C" w:rsidRPr="00B9136C" w:rsidRDefault="00B9136C" w:rsidP="00B9136C">
            <w:pPr>
              <w:pStyle w:val="Normalindentado3"/>
              <w:tabs>
                <w:tab w:val="left" w:pos="3348"/>
              </w:tabs>
              <w:rPr>
                <w:lang w:val="en-US"/>
              </w:rPr>
            </w:pPr>
            <w:r w:rsidRPr="00B9136C">
              <w:rPr>
                <w:lang w:val="en-US"/>
              </w:rPr>
              <w:t>RNF16</w:t>
            </w:r>
          </w:p>
        </w:tc>
      </w:tr>
      <w:tr w:rsidR="00575196" w:rsidRPr="00B9136C" w14:paraId="4AFF52DE"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7AECABCD" w14:textId="77777777" w:rsidR="00B9136C" w:rsidRPr="00B9136C" w:rsidRDefault="00B9136C" w:rsidP="00B9136C">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487DB92" w14:textId="77777777" w:rsidR="00B9136C" w:rsidRPr="00B9136C" w:rsidRDefault="00B9136C" w:rsidP="00B9136C">
            <w:pPr>
              <w:pStyle w:val="Normalindentado3"/>
              <w:tabs>
                <w:tab w:val="left" w:pos="3348"/>
              </w:tabs>
              <w:rPr>
                <w:lang w:val="en-US"/>
              </w:rPr>
            </w:pPr>
            <w:proofErr w:type="spellStart"/>
            <w:r w:rsidRPr="00B9136C">
              <w:rPr>
                <w:lang w:val="en-US"/>
              </w:rPr>
              <w:t>Compatibilidad</w:t>
            </w:r>
            <w:proofErr w:type="spellEnd"/>
            <w:r w:rsidRPr="00B9136C">
              <w:rPr>
                <w:lang w:val="en-US"/>
              </w:rPr>
              <w:t xml:space="preserve"> de </w:t>
            </w:r>
            <w:proofErr w:type="spellStart"/>
            <w:r w:rsidRPr="00B9136C">
              <w:rPr>
                <w:lang w:val="en-US"/>
              </w:rPr>
              <w:t>navegadores</w:t>
            </w:r>
            <w:proofErr w:type="spellEnd"/>
          </w:p>
        </w:tc>
      </w:tr>
      <w:tr w:rsidR="00575196" w:rsidRPr="00B9136C" w14:paraId="3B1A0D54"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401AFEE4" w14:textId="77777777" w:rsidR="00B9136C" w:rsidRPr="00B9136C" w:rsidRDefault="00B9136C" w:rsidP="00B9136C">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6B14E69" w14:textId="77777777" w:rsidR="00B9136C" w:rsidRPr="00B9136C" w:rsidRDefault="00B9136C" w:rsidP="00B9136C">
            <w:pPr>
              <w:pStyle w:val="Normalindentado3"/>
              <w:tabs>
                <w:tab w:val="left" w:pos="3348"/>
              </w:tabs>
              <w:rPr>
                <w:lang w:val="en-US"/>
              </w:rPr>
            </w:pPr>
            <w:proofErr w:type="spellStart"/>
            <w:r w:rsidRPr="00B9136C">
              <w:rPr>
                <w:lang w:val="en-US"/>
              </w:rPr>
              <w:t>Compatibilidad</w:t>
            </w:r>
            <w:proofErr w:type="spellEnd"/>
          </w:p>
        </w:tc>
      </w:tr>
      <w:tr w:rsidR="00575196" w:rsidRPr="00B9136C" w14:paraId="4A6721E7"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717E1AAA" w14:textId="77777777" w:rsidR="00B9136C" w:rsidRPr="00B9136C" w:rsidRDefault="00B9136C" w:rsidP="00B9136C">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DD1F315" w14:textId="77777777" w:rsidR="00B9136C" w:rsidRPr="00B9136C" w:rsidRDefault="00B9136C" w:rsidP="00B9136C">
            <w:pPr>
              <w:pStyle w:val="Normalindentado3"/>
              <w:tabs>
                <w:tab w:val="left" w:pos="3348"/>
              </w:tabs>
              <w:rPr>
                <w:lang w:val="en-US"/>
              </w:rPr>
            </w:pPr>
            <w:r w:rsidRPr="00B9136C">
              <w:rPr>
                <w:lang w:val="en-US"/>
              </w:rPr>
              <w:t>Alta</w:t>
            </w:r>
          </w:p>
        </w:tc>
      </w:tr>
      <w:tr w:rsidR="00575196" w:rsidRPr="00B9136C" w14:paraId="64AE7911" w14:textId="77777777" w:rsidTr="00974B52">
        <w:tc>
          <w:tcPr>
            <w:tcW w:w="4239" w:type="dxa"/>
            <w:tcBorders>
              <w:top w:val="single" w:sz="4" w:space="0" w:color="auto"/>
              <w:left w:val="single" w:sz="4" w:space="0" w:color="auto"/>
              <w:bottom w:val="single" w:sz="4" w:space="0" w:color="auto"/>
              <w:right w:val="single" w:sz="4" w:space="0" w:color="auto"/>
            </w:tcBorders>
            <w:hideMark/>
          </w:tcPr>
          <w:p w14:paraId="718C7A60" w14:textId="77777777" w:rsidR="00B9136C" w:rsidRPr="00B9136C" w:rsidRDefault="00B9136C" w:rsidP="00B9136C">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53F9E73" w14:textId="77777777" w:rsidR="00B9136C" w:rsidRPr="00B9136C" w:rsidRDefault="00B9136C" w:rsidP="00B9136C">
            <w:pPr>
              <w:pStyle w:val="Normalindentado3"/>
              <w:tabs>
                <w:tab w:val="left" w:pos="3348"/>
              </w:tabs>
              <w:rPr>
                <w:lang w:val="en-US"/>
              </w:rPr>
            </w:pPr>
            <w:r w:rsidRPr="00B9136C">
              <w:rPr>
                <w:lang w:val="en-US"/>
              </w:rPr>
              <w:t xml:space="preserve">Debe </w:t>
            </w:r>
            <w:proofErr w:type="spellStart"/>
            <w:r w:rsidRPr="00B9136C">
              <w:rPr>
                <w:lang w:val="en-US"/>
              </w:rPr>
              <w:t>comprobarse</w:t>
            </w:r>
            <w:proofErr w:type="spellEnd"/>
            <w:r w:rsidRPr="00B9136C">
              <w:rPr>
                <w:lang w:val="en-US"/>
              </w:rPr>
              <w:t xml:space="preserve"> </w:t>
            </w:r>
            <w:proofErr w:type="spellStart"/>
            <w:r w:rsidRPr="00B9136C">
              <w:rPr>
                <w:lang w:val="en-US"/>
              </w:rPr>
              <w:t>su</w:t>
            </w:r>
            <w:proofErr w:type="spellEnd"/>
            <w:r w:rsidRPr="00B9136C">
              <w:rPr>
                <w:lang w:val="en-US"/>
              </w:rPr>
              <w:t xml:space="preserve"> </w:t>
            </w:r>
            <w:proofErr w:type="spellStart"/>
            <w:r w:rsidRPr="00B9136C">
              <w:rPr>
                <w:lang w:val="en-US"/>
              </w:rPr>
              <w:t>funcionamiento</w:t>
            </w:r>
            <w:proofErr w:type="spellEnd"/>
            <w:r w:rsidRPr="00B9136C">
              <w:rPr>
                <w:lang w:val="en-US"/>
              </w:rPr>
              <w:t xml:space="preserve"> </w:t>
            </w:r>
            <w:proofErr w:type="spellStart"/>
            <w:r w:rsidRPr="00B9136C">
              <w:rPr>
                <w:lang w:val="en-US"/>
              </w:rPr>
              <w:t>en</w:t>
            </w:r>
            <w:proofErr w:type="spellEnd"/>
            <w:r w:rsidRPr="00B9136C">
              <w:rPr>
                <w:lang w:val="en-US"/>
              </w:rPr>
              <w:t xml:space="preserve"> </w:t>
            </w:r>
            <w:proofErr w:type="spellStart"/>
            <w:r w:rsidRPr="00B9136C">
              <w:rPr>
                <w:lang w:val="en-US"/>
              </w:rPr>
              <w:t>los</w:t>
            </w:r>
            <w:proofErr w:type="spellEnd"/>
            <w:r w:rsidRPr="00B9136C">
              <w:rPr>
                <w:lang w:val="en-US"/>
              </w:rPr>
              <w:t xml:space="preserve"> </w:t>
            </w:r>
            <w:proofErr w:type="spellStart"/>
            <w:r w:rsidRPr="00B9136C">
              <w:rPr>
                <w:lang w:val="en-US"/>
              </w:rPr>
              <w:t>navegadores</w:t>
            </w:r>
            <w:proofErr w:type="spellEnd"/>
            <w:r w:rsidRPr="00B9136C">
              <w:rPr>
                <w:lang w:val="en-US"/>
              </w:rPr>
              <w:t xml:space="preserve"> web </w:t>
            </w:r>
            <w:proofErr w:type="spellStart"/>
            <w:r w:rsidRPr="00B9136C">
              <w:rPr>
                <w:lang w:val="en-US"/>
              </w:rPr>
              <w:t>más</w:t>
            </w:r>
            <w:proofErr w:type="spellEnd"/>
            <w:r w:rsidRPr="00B9136C">
              <w:rPr>
                <w:lang w:val="en-US"/>
              </w:rPr>
              <w:t xml:space="preserve"> </w:t>
            </w:r>
            <w:proofErr w:type="spellStart"/>
            <w:r w:rsidRPr="00B9136C">
              <w:rPr>
                <w:lang w:val="en-US"/>
              </w:rPr>
              <w:t>utilizados</w:t>
            </w:r>
            <w:proofErr w:type="spellEnd"/>
            <w:r w:rsidRPr="00B9136C">
              <w:rPr>
                <w:lang w:val="en-US"/>
              </w:rPr>
              <w:t>.</w:t>
            </w:r>
          </w:p>
        </w:tc>
      </w:tr>
    </w:tbl>
    <w:p w14:paraId="675DD379" w14:textId="1917FE55" w:rsidR="00B9136C" w:rsidRDefault="00B9136C" w:rsidP="00B20D00">
      <w:pPr>
        <w:pStyle w:val="Ttulo3"/>
        <w:numPr>
          <w:ilvl w:val="0"/>
          <w:numId w:val="0"/>
        </w:numPr>
      </w:pPr>
    </w:p>
    <w:p w14:paraId="7C1B8394" w14:textId="77777777" w:rsidR="00482D99" w:rsidRDefault="00482D99">
      <w:pPr>
        <w:pStyle w:val="Ttulo2"/>
      </w:pPr>
      <w:bookmarkStart w:id="124" w:name="_Toc225101748"/>
      <w:bookmarkStart w:id="125" w:name="_Toc605697319"/>
      <w:r>
        <w:t>Otros requisitos</w:t>
      </w:r>
      <w:bookmarkEnd w:id="124"/>
      <w:bookmarkEnd w:id="125"/>
    </w:p>
    <w:p w14:paraId="6C089B69" w14:textId="77777777" w:rsidR="00B20D00" w:rsidRDefault="00B20D00" w:rsidP="00B20D00">
      <w:pPr>
        <w:pStyle w:val="Normalindentado3"/>
        <w:tabs>
          <w:tab w:val="left" w:pos="1920"/>
        </w:tabs>
        <w:ind w:left="360"/>
      </w:pPr>
      <w:r w:rsidRPr="009044D2">
        <w:rPr>
          <w:b/>
          <w:bCs/>
          <w:lang w:val="en-US"/>
        </w:rPr>
        <w:t>RNF</w:t>
      </w:r>
      <w:r>
        <w:rPr>
          <w:b/>
          <w:bCs/>
          <w:lang w:val="en-US"/>
        </w:rPr>
        <w:t>3</w:t>
      </w:r>
      <w:r w:rsidRPr="009044D2">
        <w:rPr>
          <w:b/>
          <w:bCs/>
          <w:lang w:val="en-US"/>
        </w:rPr>
        <w:t xml:space="preserve"> – </w:t>
      </w:r>
      <w:proofErr w:type="spellStart"/>
      <w:r w:rsidRPr="00974B52">
        <w:rPr>
          <w:b/>
          <w:bCs/>
          <w:lang w:val="en-US"/>
        </w:rPr>
        <w:t>Facilidad</w:t>
      </w:r>
      <w:proofErr w:type="spellEnd"/>
      <w:r w:rsidRPr="00974B52">
        <w:rPr>
          <w:b/>
          <w:bCs/>
          <w:lang w:val="en-US"/>
        </w:rPr>
        <w:t xml:space="preserve"> de </w:t>
      </w:r>
      <w:proofErr w:type="spellStart"/>
      <w:r w:rsidRPr="00974B52">
        <w:rPr>
          <w:b/>
          <w:bCs/>
          <w:lang w:val="en-US"/>
        </w:rPr>
        <w:t>uso</w:t>
      </w:r>
      <w:proofErr w:type="spellEnd"/>
    </w:p>
    <w:p w14:paraId="213F04D5" w14:textId="77777777" w:rsidR="00B20D00" w:rsidRPr="00974B52" w:rsidRDefault="00B20D00" w:rsidP="00B20D00">
      <w:pPr>
        <w:pStyle w:val="Normalindentado3"/>
      </w:pPr>
    </w:p>
    <w:tbl>
      <w:tblPr>
        <w:tblStyle w:val="Tablaconcuadrcula"/>
        <w:tblW w:w="0" w:type="auto"/>
        <w:tblLook w:val="04A0" w:firstRow="1" w:lastRow="0" w:firstColumn="1" w:lastColumn="0" w:noHBand="0" w:noVBand="1"/>
      </w:tblPr>
      <w:tblGrid>
        <w:gridCol w:w="4239"/>
        <w:gridCol w:w="4255"/>
      </w:tblGrid>
      <w:tr w:rsidR="00627448" w:rsidRPr="00B9136C" w14:paraId="24B1BAB3" w14:textId="77777777">
        <w:tc>
          <w:tcPr>
            <w:tcW w:w="4239" w:type="dxa"/>
            <w:tcBorders>
              <w:top w:val="single" w:sz="4" w:space="0" w:color="auto"/>
              <w:left w:val="single" w:sz="4" w:space="0" w:color="auto"/>
              <w:bottom w:val="single" w:sz="4" w:space="0" w:color="auto"/>
              <w:right w:val="single" w:sz="4" w:space="0" w:color="auto"/>
            </w:tcBorders>
            <w:hideMark/>
          </w:tcPr>
          <w:p w14:paraId="09A91242"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62E2E44" w14:textId="77777777" w:rsidR="00B20D00" w:rsidRPr="00B9136C" w:rsidRDefault="00B20D00" w:rsidP="00604AC8">
            <w:pPr>
              <w:pStyle w:val="Normalindentado3"/>
              <w:tabs>
                <w:tab w:val="left" w:pos="3348"/>
              </w:tabs>
              <w:rPr>
                <w:lang w:val="en-US"/>
              </w:rPr>
            </w:pPr>
            <w:r w:rsidRPr="00974B52">
              <w:rPr>
                <w:lang w:val="en-US"/>
              </w:rPr>
              <w:t>RNF3</w:t>
            </w:r>
          </w:p>
        </w:tc>
      </w:tr>
      <w:tr w:rsidR="00627448" w:rsidRPr="00B9136C" w14:paraId="21632680" w14:textId="77777777">
        <w:tc>
          <w:tcPr>
            <w:tcW w:w="4239" w:type="dxa"/>
            <w:tcBorders>
              <w:top w:val="single" w:sz="4" w:space="0" w:color="auto"/>
              <w:left w:val="single" w:sz="4" w:space="0" w:color="auto"/>
              <w:bottom w:val="single" w:sz="4" w:space="0" w:color="auto"/>
              <w:right w:val="single" w:sz="4" w:space="0" w:color="auto"/>
            </w:tcBorders>
            <w:hideMark/>
          </w:tcPr>
          <w:p w14:paraId="51543041" w14:textId="77777777" w:rsidR="00B20D00" w:rsidRPr="00B9136C" w:rsidRDefault="00B20D00" w:rsidP="00604AC8">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25CC158A" w14:textId="77777777" w:rsidR="00B20D00" w:rsidRPr="00B9136C" w:rsidRDefault="00B20D00" w:rsidP="00604AC8">
            <w:pPr>
              <w:pStyle w:val="Normalindentado3"/>
              <w:tabs>
                <w:tab w:val="left" w:pos="3348"/>
              </w:tabs>
              <w:rPr>
                <w:lang w:val="en-US"/>
              </w:rPr>
            </w:pPr>
            <w:proofErr w:type="spellStart"/>
            <w:r w:rsidRPr="00974B52">
              <w:rPr>
                <w:lang w:val="en-US"/>
              </w:rPr>
              <w:t>Facilidad</w:t>
            </w:r>
            <w:proofErr w:type="spellEnd"/>
            <w:r w:rsidRPr="00974B52">
              <w:rPr>
                <w:lang w:val="en-US"/>
              </w:rPr>
              <w:t xml:space="preserve"> de </w:t>
            </w:r>
            <w:proofErr w:type="spellStart"/>
            <w:r w:rsidRPr="00974B52">
              <w:rPr>
                <w:lang w:val="en-US"/>
              </w:rPr>
              <w:t>uso</w:t>
            </w:r>
            <w:proofErr w:type="spellEnd"/>
          </w:p>
        </w:tc>
      </w:tr>
      <w:tr w:rsidR="00627448" w:rsidRPr="00B9136C" w14:paraId="798439C5" w14:textId="77777777">
        <w:tc>
          <w:tcPr>
            <w:tcW w:w="4239" w:type="dxa"/>
            <w:tcBorders>
              <w:top w:val="single" w:sz="4" w:space="0" w:color="auto"/>
              <w:left w:val="single" w:sz="4" w:space="0" w:color="auto"/>
              <w:bottom w:val="single" w:sz="4" w:space="0" w:color="auto"/>
              <w:right w:val="single" w:sz="4" w:space="0" w:color="auto"/>
            </w:tcBorders>
            <w:hideMark/>
          </w:tcPr>
          <w:p w14:paraId="73C8CE65"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9A2E6FC" w14:textId="77777777" w:rsidR="00B20D00" w:rsidRPr="00B9136C" w:rsidRDefault="00B20D00" w:rsidP="00604AC8">
            <w:pPr>
              <w:pStyle w:val="Normalindentado3"/>
              <w:tabs>
                <w:tab w:val="left" w:pos="3348"/>
              </w:tabs>
              <w:rPr>
                <w:lang w:val="en-US"/>
              </w:rPr>
            </w:pPr>
            <w:proofErr w:type="spellStart"/>
            <w:r w:rsidRPr="00974B52">
              <w:rPr>
                <w:lang w:val="en-US"/>
              </w:rPr>
              <w:t>Usabilidad</w:t>
            </w:r>
            <w:proofErr w:type="spellEnd"/>
            <w:r w:rsidRPr="00974B52">
              <w:rPr>
                <w:lang w:val="en-US"/>
              </w:rPr>
              <w:t xml:space="preserve"> </w:t>
            </w:r>
          </w:p>
        </w:tc>
      </w:tr>
      <w:tr w:rsidR="00627448" w:rsidRPr="00B9136C" w14:paraId="45C5DD3A" w14:textId="77777777">
        <w:tc>
          <w:tcPr>
            <w:tcW w:w="4239" w:type="dxa"/>
            <w:tcBorders>
              <w:top w:val="single" w:sz="4" w:space="0" w:color="auto"/>
              <w:left w:val="single" w:sz="4" w:space="0" w:color="auto"/>
              <w:bottom w:val="single" w:sz="4" w:space="0" w:color="auto"/>
              <w:right w:val="single" w:sz="4" w:space="0" w:color="auto"/>
            </w:tcBorders>
            <w:hideMark/>
          </w:tcPr>
          <w:p w14:paraId="60A92DE1"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5551FF8E" w14:textId="77777777" w:rsidR="00B20D00" w:rsidRPr="00B9136C" w:rsidRDefault="00B20D00" w:rsidP="00604AC8">
            <w:pPr>
              <w:pStyle w:val="Normalindentado3"/>
              <w:tabs>
                <w:tab w:val="left" w:pos="3348"/>
              </w:tabs>
              <w:rPr>
                <w:lang w:val="en-US"/>
              </w:rPr>
            </w:pPr>
            <w:r w:rsidRPr="00974B52">
              <w:rPr>
                <w:lang w:val="en-US"/>
              </w:rPr>
              <w:t>Alta</w:t>
            </w:r>
          </w:p>
        </w:tc>
      </w:tr>
      <w:tr w:rsidR="00627448" w:rsidRPr="00B9136C" w14:paraId="7A01ECD7" w14:textId="77777777">
        <w:tc>
          <w:tcPr>
            <w:tcW w:w="4239" w:type="dxa"/>
            <w:tcBorders>
              <w:top w:val="single" w:sz="4" w:space="0" w:color="auto"/>
              <w:left w:val="single" w:sz="4" w:space="0" w:color="auto"/>
              <w:bottom w:val="single" w:sz="4" w:space="0" w:color="auto"/>
              <w:right w:val="single" w:sz="4" w:space="0" w:color="auto"/>
            </w:tcBorders>
            <w:hideMark/>
          </w:tcPr>
          <w:p w14:paraId="52C4D076"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37E2943"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36E7FDD3" w14:textId="77777777" w:rsidR="00B20D00" w:rsidRDefault="00B20D00" w:rsidP="00B20D00">
      <w:pPr>
        <w:pStyle w:val="Normalindentado3"/>
        <w:ind w:left="0"/>
      </w:pPr>
    </w:p>
    <w:p w14:paraId="7D015C18" w14:textId="77777777" w:rsidR="00B20D00" w:rsidRDefault="00B20D00" w:rsidP="00B20D00">
      <w:pPr>
        <w:pStyle w:val="Normalindentado3"/>
        <w:tabs>
          <w:tab w:val="left" w:pos="1920"/>
        </w:tabs>
        <w:ind w:left="360"/>
        <w:rPr>
          <w:b/>
          <w:bCs/>
          <w:lang w:val="en-US"/>
        </w:rPr>
      </w:pPr>
      <w:r w:rsidRPr="009044D2">
        <w:rPr>
          <w:b/>
          <w:bCs/>
          <w:lang w:val="en-US"/>
        </w:rPr>
        <w:t>RNF</w:t>
      </w:r>
      <w:r>
        <w:rPr>
          <w:b/>
          <w:bCs/>
          <w:lang w:val="en-US"/>
        </w:rPr>
        <w:t>4</w:t>
      </w:r>
      <w:r w:rsidRPr="009044D2">
        <w:rPr>
          <w:b/>
          <w:bCs/>
          <w:lang w:val="en-US"/>
        </w:rPr>
        <w:t xml:space="preserve"> – </w:t>
      </w:r>
      <w:proofErr w:type="spellStart"/>
      <w:r w:rsidRPr="00132900">
        <w:rPr>
          <w:b/>
          <w:bCs/>
          <w:lang w:val="en-US"/>
        </w:rPr>
        <w:t>Retroalimentación</w:t>
      </w:r>
      <w:proofErr w:type="spellEnd"/>
      <w:r w:rsidRPr="00132900">
        <w:rPr>
          <w:b/>
          <w:bCs/>
          <w:lang w:val="en-US"/>
        </w:rPr>
        <w:t xml:space="preserve"> visual</w:t>
      </w:r>
    </w:p>
    <w:p w14:paraId="3836F9C2" w14:textId="77777777" w:rsidR="00B20D00" w:rsidRPr="00974B52" w:rsidRDefault="00B20D00" w:rsidP="00B20D00">
      <w:pPr>
        <w:pStyle w:val="Normalindentado3"/>
        <w:tabs>
          <w:tab w:val="left" w:pos="1920"/>
        </w:tabs>
        <w:ind w:left="360"/>
      </w:pPr>
    </w:p>
    <w:tbl>
      <w:tblPr>
        <w:tblStyle w:val="Tablaconcuadrcula"/>
        <w:tblW w:w="0" w:type="auto"/>
        <w:tblLook w:val="04A0" w:firstRow="1" w:lastRow="0" w:firstColumn="1" w:lastColumn="0" w:noHBand="0" w:noVBand="1"/>
      </w:tblPr>
      <w:tblGrid>
        <w:gridCol w:w="4239"/>
        <w:gridCol w:w="4255"/>
      </w:tblGrid>
      <w:tr w:rsidR="00627448" w:rsidRPr="00132900" w14:paraId="7ABED9C6" w14:textId="77777777">
        <w:tc>
          <w:tcPr>
            <w:tcW w:w="4239" w:type="dxa"/>
            <w:tcBorders>
              <w:top w:val="single" w:sz="4" w:space="0" w:color="auto"/>
              <w:left w:val="single" w:sz="4" w:space="0" w:color="auto"/>
              <w:bottom w:val="single" w:sz="4" w:space="0" w:color="auto"/>
              <w:right w:val="single" w:sz="4" w:space="0" w:color="auto"/>
            </w:tcBorders>
            <w:hideMark/>
          </w:tcPr>
          <w:p w14:paraId="301856D4"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0C7C434" w14:textId="77777777" w:rsidR="00B20D00" w:rsidRPr="00B9136C" w:rsidRDefault="00B20D00" w:rsidP="00604AC8">
            <w:pPr>
              <w:pStyle w:val="Normalindentado3"/>
              <w:tabs>
                <w:tab w:val="left" w:pos="3348"/>
              </w:tabs>
              <w:rPr>
                <w:lang w:val="en-US"/>
              </w:rPr>
            </w:pPr>
            <w:r w:rsidRPr="00974B52">
              <w:rPr>
                <w:lang w:val="en-US"/>
              </w:rPr>
              <w:t>RNF</w:t>
            </w:r>
            <w:r>
              <w:rPr>
                <w:lang w:val="en-US"/>
              </w:rPr>
              <w:t>4</w:t>
            </w:r>
          </w:p>
        </w:tc>
      </w:tr>
      <w:tr w:rsidR="00B848E0" w:rsidRPr="00132900" w14:paraId="6986F217" w14:textId="77777777">
        <w:tc>
          <w:tcPr>
            <w:tcW w:w="4239" w:type="dxa"/>
            <w:tcBorders>
              <w:top w:val="single" w:sz="4" w:space="0" w:color="auto"/>
              <w:left w:val="single" w:sz="4" w:space="0" w:color="auto"/>
              <w:bottom w:val="single" w:sz="4" w:space="0" w:color="auto"/>
              <w:right w:val="single" w:sz="4" w:space="0" w:color="auto"/>
            </w:tcBorders>
            <w:hideMark/>
          </w:tcPr>
          <w:p w14:paraId="06B58DCC" w14:textId="77777777" w:rsidR="00B20D00" w:rsidRPr="00B9136C" w:rsidRDefault="00B20D00" w:rsidP="00604AC8">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E0D912A" w14:textId="77777777" w:rsidR="00B20D00" w:rsidRPr="00B9136C" w:rsidRDefault="00B20D00" w:rsidP="00604AC8">
            <w:pPr>
              <w:pStyle w:val="Normalindentado3"/>
              <w:tabs>
                <w:tab w:val="left" w:pos="3348"/>
              </w:tabs>
              <w:rPr>
                <w:lang w:val="en-US"/>
              </w:rPr>
            </w:pPr>
            <w:proofErr w:type="spellStart"/>
            <w:r w:rsidRPr="00132900">
              <w:rPr>
                <w:lang w:val="en-US"/>
              </w:rPr>
              <w:t>Retroalimentación</w:t>
            </w:r>
            <w:proofErr w:type="spellEnd"/>
            <w:r w:rsidRPr="00132900">
              <w:rPr>
                <w:lang w:val="en-US"/>
              </w:rPr>
              <w:t xml:space="preserve"> visual</w:t>
            </w:r>
          </w:p>
        </w:tc>
      </w:tr>
      <w:tr w:rsidR="00B848E0" w:rsidRPr="00132900" w14:paraId="6D647899" w14:textId="77777777">
        <w:tc>
          <w:tcPr>
            <w:tcW w:w="4239" w:type="dxa"/>
            <w:tcBorders>
              <w:top w:val="single" w:sz="4" w:space="0" w:color="auto"/>
              <w:left w:val="single" w:sz="4" w:space="0" w:color="auto"/>
              <w:bottom w:val="single" w:sz="4" w:space="0" w:color="auto"/>
              <w:right w:val="single" w:sz="4" w:space="0" w:color="auto"/>
            </w:tcBorders>
            <w:hideMark/>
          </w:tcPr>
          <w:p w14:paraId="790243AE"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6EB568E" w14:textId="77777777" w:rsidR="00B20D00" w:rsidRPr="00B9136C" w:rsidRDefault="00B20D00" w:rsidP="00604AC8">
            <w:pPr>
              <w:pStyle w:val="Normalindentado3"/>
              <w:tabs>
                <w:tab w:val="left" w:pos="3348"/>
              </w:tabs>
              <w:rPr>
                <w:lang w:val="en-US"/>
              </w:rPr>
            </w:pPr>
            <w:proofErr w:type="spellStart"/>
            <w:r w:rsidRPr="00974B52">
              <w:rPr>
                <w:lang w:val="en-US"/>
              </w:rPr>
              <w:t>Usabilidad</w:t>
            </w:r>
            <w:proofErr w:type="spellEnd"/>
            <w:r w:rsidRPr="00974B52">
              <w:rPr>
                <w:lang w:val="en-US"/>
              </w:rPr>
              <w:t xml:space="preserve"> </w:t>
            </w:r>
          </w:p>
        </w:tc>
      </w:tr>
      <w:tr w:rsidR="00B848E0" w:rsidRPr="00132900" w14:paraId="7AB64499" w14:textId="77777777">
        <w:tc>
          <w:tcPr>
            <w:tcW w:w="4239" w:type="dxa"/>
            <w:tcBorders>
              <w:top w:val="single" w:sz="4" w:space="0" w:color="auto"/>
              <w:left w:val="single" w:sz="4" w:space="0" w:color="auto"/>
              <w:bottom w:val="single" w:sz="4" w:space="0" w:color="auto"/>
              <w:right w:val="single" w:sz="4" w:space="0" w:color="auto"/>
            </w:tcBorders>
            <w:hideMark/>
          </w:tcPr>
          <w:p w14:paraId="42737ED1"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3D4EDDE"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132900" w14:paraId="704AAC65" w14:textId="77777777">
        <w:tc>
          <w:tcPr>
            <w:tcW w:w="4239" w:type="dxa"/>
            <w:tcBorders>
              <w:top w:val="single" w:sz="4" w:space="0" w:color="auto"/>
              <w:left w:val="single" w:sz="4" w:space="0" w:color="auto"/>
              <w:bottom w:val="single" w:sz="4" w:space="0" w:color="auto"/>
              <w:right w:val="single" w:sz="4" w:space="0" w:color="auto"/>
            </w:tcBorders>
            <w:hideMark/>
          </w:tcPr>
          <w:p w14:paraId="3D729173"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6F42C9F5"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7BC48A36" w14:textId="77777777" w:rsidR="00B20D00" w:rsidRDefault="00B20D00" w:rsidP="00B20D00">
      <w:pPr>
        <w:pStyle w:val="Normalindentado3"/>
        <w:ind w:left="0"/>
      </w:pPr>
    </w:p>
    <w:p w14:paraId="3DF72CA2" w14:textId="77777777" w:rsidR="00B20D00" w:rsidRDefault="00B20D00" w:rsidP="00B20D00">
      <w:pPr>
        <w:pStyle w:val="Normalindentado3"/>
        <w:tabs>
          <w:tab w:val="left" w:pos="1920"/>
        </w:tabs>
        <w:ind w:left="360"/>
      </w:pPr>
      <w:r w:rsidRPr="009044D2">
        <w:rPr>
          <w:b/>
          <w:bCs/>
          <w:lang w:val="en-US"/>
        </w:rPr>
        <w:t>RNF</w:t>
      </w:r>
      <w:r>
        <w:rPr>
          <w:b/>
          <w:bCs/>
          <w:lang w:val="en-US"/>
        </w:rPr>
        <w:t>5</w:t>
      </w:r>
      <w:r w:rsidRPr="009044D2">
        <w:rPr>
          <w:b/>
          <w:bCs/>
          <w:lang w:val="en-US"/>
        </w:rPr>
        <w:t xml:space="preserve"> – </w:t>
      </w:r>
      <w:proofErr w:type="spellStart"/>
      <w:r w:rsidRPr="00132900">
        <w:rPr>
          <w:b/>
          <w:bCs/>
          <w:lang w:val="en-US"/>
        </w:rPr>
        <w:t>Accesibilidad</w:t>
      </w:r>
      <w:proofErr w:type="spellEnd"/>
      <w:r w:rsidRPr="00132900">
        <w:rPr>
          <w:b/>
          <w:bCs/>
          <w:lang w:val="en-US"/>
        </w:rPr>
        <w:t xml:space="preserve"> web</w:t>
      </w:r>
    </w:p>
    <w:p w14:paraId="4E7815CC" w14:textId="77777777" w:rsidR="00B20D00" w:rsidRPr="00974B52" w:rsidRDefault="00B20D00" w:rsidP="00B20D00">
      <w:pPr>
        <w:pStyle w:val="Normalindentado3"/>
      </w:pPr>
    </w:p>
    <w:tbl>
      <w:tblPr>
        <w:tblStyle w:val="Tablaconcuadrcula"/>
        <w:tblW w:w="0" w:type="auto"/>
        <w:tblLook w:val="04A0" w:firstRow="1" w:lastRow="0" w:firstColumn="1" w:lastColumn="0" w:noHBand="0" w:noVBand="1"/>
      </w:tblPr>
      <w:tblGrid>
        <w:gridCol w:w="4239"/>
        <w:gridCol w:w="4255"/>
      </w:tblGrid>
      <w:tr w:rsidR="00B848E0" w:rsidRPr="00B9136C" w14:paraId="77664079" w14:textId="77777777">
        <w:tc>
          <w:tcPr>
            <w:tcW w:w="4239" w:type="dxa"/>
            <w:tcBorders>
              <w:top w:val="single" w:sz="4" w:space="0" w:color="auto"/>
              <w:left w:val="single" w:sz="4" w:space="0" w:color="auto"/>
              <w:bottom w:val="single" w:sz="4" w:space="0" w:color="auto"/>
              <w:right w:val="single" w:sz="4" w:space="0" w:color="auto"/>
            </w:tcBorders>
            <w:hideMark/>
          </w:tcPr>
          <w:p w14:paraId="6FE90FDE"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5B12B2E7" w14:textId="77777777" w:rsidR="00B20D00" w:rsidRPr="00B9136C" w:rsidRDefault="00B20D00" w:rsidP="00604AC8">
            <w:pPr>
              <w:pStyle w:val="Normalindentado3"/>
              <w:tabs>
                <w:tab w:val="left" w:pos="3348"/>
              </w:tabs>
              <w:rPr>
                <w:lang w:val="en-US"/>
              </w:rPr>
            </w:pPr>
            <w:r w:rsidRPr="00974B52">
              <w:rPr>
                <w:lang w:val="en-US"/>
              </w:rPr>
              <w:t>RNF</w:t>
            </w:r>
            <w:r>
              <w:rPr>
                <w:lang w:val="en-US"/>
              </w:rPr>
              <w:t>5</w:t>
            </w:r>
          </w:p>
        </w:tc>
      </w:tr>
      <w:tr w:rsidR="00B848E0" w:rsidRPr="00B9136C" w14:paraId="28A9E786" w14:textId="77777777">
        <w:tc>
          <w:tcPr>
            <w:tcW w:w="4239" w:type="dxa"/>
            <w:tcBorders>
              <w:top w:val="single" w:sz="4" w:space="0" w:color="auto"/>
              <w:left w:val="single" w:sz="4" w:space="0" w:color="auto"/>
              <w:bottom w:val="single" w:sz="4" w:space="0" w:color="auto"/>
              <w:right w:val="single" w:sz="4" w:space="0" w:color="auto"/>
            </w:tcBorders>
            <w:hideMark/>
          </w:tcPr>
          <w:p w14:paraId="28C46C20" w14:textId="77777777" w:rsidR="00B20D00" w:rsidRPr="00B9136C" w:rsidRDefault="00B20D00" w:rsidP="00604AC8">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1274DF5E" w14:textId="77777777" w:rsidR="00B20D00" w:rsidRPr="00B9136C" w:rsidRDefault="00B20D00" w:rsidP="00604AC8">
            <w:pPr>
              <w:pStyle w:val="Normalindentado3"/>
              <w:tabs>
                <w:tab w:val="left" w:pos="3348"/>
              </w:tabs>
              <w:rPr>
                <w:lang w:val="en-US"/>
              </w:rPr>
            </w:pPr>
            <w:proofErr w:type="spellStart"/>
            <w:r w:rsidRPr="00132900">
              <w:rPr>
                <w:lang w:val="en-US"/>
              </w:rPr>
              <w:t>Accesibilidad</w:t>
            </w:r>
            <w:proofErr w:type="spellEnd"/>
            <w:r w:rsidRPr="00132900">
              <w:rPr>
                <w:lang w:val="en-US"/>
              </w:rPr>
              <w:t xml:space="preserve"> web</w:t>
            </w:r>
          </w:p>
        </w:tc>
      </w:tr>
      <w:tr w:rsidR="00B848E0" w:rsidRPr="00B9136C" w14:paraId="113FB385" w14:textId="77777777">
        <w:tc>
          <w:tcPr>
            <w:tcW w:w="4239" w:type="dxa"/>
            <w:tcBorders>
              <w:top w:val="single" w:sz="4" w:space="0" w:color="auto"/>
              <w:left w:val="single" w:sz="4" w:space="0" w:color="auto"/>
              <w:bottom w:val="single" w:sz="4" w:space="0" w:color="auto"/>
              <w:right w:val="single" w:sz="4" w:space="0" w:color="auto"/>
            </w:tcBorders>
            <w:hideMark/>
          </w:tcPr>
          <w:p w14:paraId="1923D95F"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F56D540" w14:textId="77777777" w:rsidR="00B20D00" w:rsidRPr="00B9136C" w:rsidRDefault="00B20D00" w:rsidP="00604AC8">
            <w:pPr>
              <w:pStyle w:val="Normalindentado3"/>
              <w:tabs>
                <w:tab w:val="left" w:pos="3348"/>
              </w:tabs>
              <w:rPr>
                <w:lang w:val="en-US"/>
              </w:rPr>
            </w:pPr>
            <w:proofErr w:type="spellStart"/>
            <w:r w:rsidRPr="00974B52">
              <w:rPr>
                <w:lang w:val="en-US"/>
              </w:rPr>
              <w:t>Usabilidad</w:t>
            </w:r>
            <w:proofErr w:type="spellEnd"/>
            <w:r w:rsidRPr="00974B52">
              <w:rPr>
                <w:lang w:val="en-US"/>
              </w:rPr>
              <w:t xml:space="preserve"> </w:t>
            </w:r>
          </w:p>
        </w:tc>
      </w:tr>
      <w:tr w:rsidR="00B848E0" w:rsidRPr="00B9136C" w14:paraId="03E37B53" w14:textId="77777777">
        <w:tc>
          <w:tcPr>
            <w:tcW w:w="4239" w:type="dxa"/>
            <w:tcBorders>
              <w:top w:val="single" w:sz="4" w:space="0" w:color="auto"/>
              <w:left w:val="single" w:sz="4" w:space="0" w:color="auto"/>
              <w:bottom w:val="single" w:sz="4" w:space="0" w:color="auto"/>
              <w:right w:val="single" w:sz="4" w:space="0" w:color="auto"/>
            </w:tcBorders>
            <w:hideMark/>
          </w:tcPr>
          <w:p w14:paraId="53D6C2CB"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0FBB88A"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B9136C" w14:paraId="06A1FD7A" w14:textId="77777777">
        <w:tc>
          <w:tcPr>
            <w:tcW w:w="4239" w:type="dxa"/>
            <w:tcBorders>
              <w:top w:val="single" w:sz="4" w:space="0" w:color="auto"/>
              <w:left w:val="single" w:sz="4" w:space="0" w:color="auto"/>
              <w:bottom w:val="single" w:sz="4" w:space="0" w:color="auto"/>
              <w:right w:val="single" w:sz="4" w:space="0" w:color="auto"/>
            </w:tcBorders>
            <w:hideMark/>
          </w:tcPr>
          <w:p w14:paraId="48FED5ED" w14:textId="77777777" w:rsidR="00B20D00" w:rsidRPr="00B9136C" w:rsidRDefault="00B20D00" w:rsidP="00604AC8">
            <w:pPr>
              <w:pStyle w:val="Normalindentado3"/>
              <w:tabs>
                <w:tab w:val="left" w:pos="3348"/>
              </w:tabs>
              <w:rPr>
                <w:lang w:val="en-US"/>
              </w:rPr>
            </w:pPr>
            <w:proofErr w:type="spellStart"/>
            <w:r w:rsidRPr="00B9136C">
              <w:rPr>
                <w:lang w:val="en-US"/>
              </w:rPr>
              <w:lastRenderedPageBreak/>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361B678"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0F85E9BF" w14:textId="77777777" w:rsidR="00B20D00" w:rsidRDefault="00B20D00" w:rsidP="00B20D00">
      <w:pPr>
        <w:pStyle w:val="Normalindentado3"/>
        <w:ind w:left="0"/>
      </w:pPr>
    </w:p>
    <w:p w14:paraId="1F64EF3F" w14:textId="77777777" w:rsidR="00B20D00" w:rsidRPr="00132900" w:rsidRDefault="00B20D00" w:rsidP="00B20D00">
      <w:pPr>
        <w:pStyle w:val="Normalindentado3"/>
        <w:tabs>
          <w:tab w:val="left" w:pos="1920"/>
        </w:tabs>
        <w:ind w:left="360"/>
        <w:rPr>
          <w:b/>
          <w:bCs/>
          <w:lang w:val="en-US"/>
        </w:rPr>
      </w:pPr>
      <w:r w:rsidRPr="009044D2">
        <w:rPr>
          <w:b/>
          <w:bCs/>
          <w:lang w:val="en-US"/>
        </w:rPr>
        <w:t>RNF</w:t>
      </w:r>
      <w:r>
        <w:rPr>
          <w:b/>
          <w:bCs/>
          <w:lang w:val="en-US"/>
        </w:rPr>
        <w:t>11</w:t>
      </w:r>
      <w:r w:rsidRPr="009044D2">
        <w:rPr>
          <w:b/>
          <w:bCs/>
          <w:lang w:val="en-US"/>
        </w:rPr>
        <w:t xml:space="preserve"> – </w:t>
      </w:r>
      <w:proofErr w:type="spellStart"/>
      <w:r w:rsidRPr="00132900">
        <w:rPr>
          <w:b/>
          <w:bCs/>
          <w:lang w:val="en-US"/>
        </w:rPr>
        <w:t>Integración</w:t>
      </w:r>
      <w:proofErr w:type="spellEnd"/>
      <w:r w:rsidRPr="00132900">
        <w:rPr>
          <w:b/>
          <w:bCs/>
          <w:lang w:val="en-US"/>
        </w:rPr>
        <w:t xml:space="preserve"> </w:t>
      </w:r>
      <w:proofErr w:type="spellStart"/>
      <w:r w:rsidRPr="00132900">
        <w:rPr>
          <w:b/>
          <w:bCs/>
          <w:lang w:val="en-US"/>
        </w:rPr>
        <w:t>futura</w:t>
      </w:r>
      <w:proofErr w:type="spellEnd"/>
    </w:p>
    <w:tbl>
      <w:tblPr>
        <w:tblStyle w:val="Tablaconcuadrcula"/>
        <w:tblW w:w="0" w:type="auto"/>
        <w:tblLook w:val="04A0" w:firstRow="1" w:lastRow="0" w:firstColumn="1" w:lastColumn="0" w:noHBand="0" w:noVBand="1"/>
      </w:tblPr>
      <w:tblGrid>
        <w:gridCol w:w="4239"/>
        <w:gridCol w:w="4255"/>
      </w:tblGrid>
      <w:tr w:rsidR="00B848E0" w:rsidRPr="00B9136C" w14:paraId="00A9B3C1" w14:textId="77777777">
        <w:tc>
          <w:tcPr>
            <w:tcW w:w="4239" w:type="dxa"/>
            <w:tcBorders>
              <w:top w:val="single" w:sz="4" w:space="0" w:color="auto"/>
              <w:left w:val="single" w:sz="4" w:space="0" w:color="auto"/>
              <w:bottom w:val="single" w:sz="4" w:space="0" w:color="auto"/>
              <w:right w:val="single" w:sz="4" w:space="0" w:color="auto"/>
            </w:tcBorders>
            <w:hideMark/>
          </w:tcPr>
          <w:p w14:paraId="7E3B19D3"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C5AC0F8" w14:textId="77777777" w:rsidR="00B20D00" w:rsidRPr="00B9136C" w:rsidRDefault="00B20D00" w:rsidP="00604AC8">
            <w:pPr>
              <w:pStyle w:val="Normalindentado3"/>
              <w:tabs>
                <w:tab w:val="left" w:pos="3348"/>
              </w:tabs>
              <w:rPr>
                <w:lang w:val="en-US"/>
              </w:rPr>
            </w:pPr>
            <w:r w:rsidRPr="00974B52">
              <w:rPr>
                <w:lang w:val="en-US"/>
              </w:rPr>
              <w:t>RNF</w:t>
            </w:r>
            <w:r>
              <w:rPr>
                <w:lang w:val="en-US"/>
              </w:rPr>
              <w:t>11</w:t>
            </w:r>
          </w:p>
        </w:tc>
      </w:tr>
      <w:tr w:rsidR="00B848E0" w:rsidRPr="00B9136C" w14:paraId="642A26F8" w14:textId="77777777">
        <w:tc>
          <w:tcPr>
            <w:tcW w:w="4239" w:type="dxa"/>
            <w:tcBorders>
              <w:top w:val="single" w:sz="4" w:space="0" w:color="auto"/>
              <w:left w:val="single" w:sz="4" w:space="0" w:color="auto"/>
              <w:bottom w:val="single" w:sz="4" w:space="0" w:color="auto"/>
              <w:right w:val="single" w:sz="4" w:space="0" w:color="auto"/>
            </w:tcBorders>
            <w:hideMark/>
          </w:tcPr>
          <w:p w14:paraId="0961956F" w14:textId="77777777" w:rsidR="00B20D00" w:rsidRPr="00B9136C" w:rsidRDefault="00B20D00" w:rsidP="00604AC8">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FAE7E24" w14:textId="77777777" w:rsidR="00B20D00" w:rsidRPr="00B9136C" w:rsidRDefault="00B20D00" w:rsidP="00604AC8">
            <w:pPr>
              <w:pStyle w:val="Normalindentado3"/>
              <w:tabs>
                <w:tab w:val="left" w:pos="3348"/>
              </w:tabs>
              <w:rPr>
                <w:lang w:val="en-US"/>
              </w:rPr>
            </w:pPr>
            <w:proofErr w:type="spellStart"/>
            <w:r w:rsidRPr="00132900">
              <w:rPr>
                <w:lang w:val="en-US"/>
              </w:rPr>
              <w:t>Integración</w:t>
            </w:r>
            <w:proofErr w:type="spellEnd"/>
            <w:r w:rsidRPr="00132900">
              <w:rPr>
                <w:lang w:val="en-US"/>
              </w:rPr>
              <w:t xml:space="preserve"> </w:t>
            </w:r>
            <w:proofErr w:type="spellStart"/>
            <w:r w:rsidRPr="00132900">
              <w:rPr>
                <w:lang w:val="en-US"/>
              </w:rPr>
              <w:t>futura</w:t>
            </w:r>
            <w:proofErr w:type="spellEnd"/>
          </w:p>
        </w:tc>
      </w:tr>
      <w:tr w:rsidR="00B848E0" w:rsidRPr="00B9136C" w14:paraId="02A7854C" w14:textId="77777777">
        <w:tc>
          <w:tcPr>
            <w:tcW w:w="4239" w:type="dxa"/>
            <w:tcBorders>
              <w:top w:val="single" w:sz="4" w:space="0" w:color="auto"/>
              <w:left w:val="single" w:sz="4" w:space="0" w:color="auto"/>
              <w:bottom w:val="single" w:sz="4" w:space="0" w:color="auto"/>
              <w:right w:val="single" w:sz="4" w:space="0" w:color="auto"/>
            </w:tcBorders>
            <w:hideMark/>
          </w:tcPr>
          <w:p w14:paraId="4025F24D"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ACD57A1" w14:textId="77777777" w:rsidR="00B20D00" w:rsidRPr="00B9136C" w:rsidRDefault="00B20D00" w:rsidP="00604AC8">
            <w:pPr>
              <w:pStyle w:val="Normalindentado3"/>
              <w:tabs>
                <w:tab w:val="left" w:pos="3348"/>
              </w:tabs>
              <w:rPr>
                <w:lang w:val="en-US"/>
              </w:rPr>
            </w:pPr>
            <w:proofErr w:type="spellStart"/>
            <w:r w:rsidRPr="00132900">
              <w:rPr>
                <w:lang w:val="en-US"/>
              </w:rPr>
              <w:t>Escalabilidad</w:t>
            </w:r>
            <w:proofErr w:type="spellEnd"/>
          </w:p>
        </w:tc>
      </w:tr>
      <w:tr w:rsidR="00B848E0" w:rsidRPr="00B9136C" w14:paraId="128DD1DB" w14:textId="77777777">
        <w:tc>
          <w:tcPr>
            <w:tcW w:w="4239" w:type="dxa"/>
            <w:tcBorders>
              <w:top w:val="single" w:sz="4" w:space="0" w:color="auto"/>
              <w:left w:val="single" w:sz="4" w:space="0" w:color="auto"/>
              <w:bottom w:val="single" w:sz="4" w:space="0" w:color="auto"/>
              <w:right w:val="single" w:sz="4" w:space="0" w:color="auto"/>
            </w:tcBorders>
            <w:hideMark/>
          </w:tcPr>
          <w:p w14:paraId="6FB164DC"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3774B3B"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B9136C" w14:paraId="2D546AA5" w14:textId="77777777">
        <w:tc>
          <w:tcPr>
            <w:tcW w:w="4239" w:type="dxa"/>
            <w:tcBorders>
              <w:top w:val="single" w:sz="4" w:space="0" w:color="auto"/>
              <w:left w:val="single" w:sz="4" w:space="0" w:color="auto"/>
              <w:bottom w:val="single" w:sz="4" w:space="0" w:color="auto"/>
              <w:right w:val="single" w:sz="4" w:space="0" w:color="auto"/>
            </w:tcBorders>
            <w:hideMark/>
          </w:tcPr>
          <w:p w14:paraId="65B8739B"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7037F239"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1A8C1230" w14:textId="77777777" w:rsidR="00B20D00" w:rsidRDefault="00B20D00" w:rsidP="00B20D00">
      <w:pPr>
        <w:pStyle w:val="Normalindentado3"/>
        <w:ind w:left="0"/>
      </w:pPr>
    </w:p>
    <w:p w14:paraId="0AA2718A" w14:textId="77777777" w:rsidR="00B20D00" w:rsidRPr="00132900" w:rsidRDefault="00B20D00" w:rsidP="00B20D00">
      <w:pPr>
        <w:pStyle w:val="Normalindentado3"/>
        <w:tabs>
          <w:tab w:val="left" w:pos="1920"/>
        </w:tabs>
        <w:ind w:left="360"/>
        <w:rPr>
          <w:b/>
          <w:bCs/>
          <w:lang w:val="en-US"/>
        </w:rPr>
      </w:pPr>
      <w:r w:rsidRPr="009044D2">
        <w:rPr>
          <w:b/>
          <w:bCs/>
          <w:lang w:val="en-US"/>
        </w:rPr>
        <w:t>RNF</w:t>
      </w:r>
      <w:r>
        <w:rPr>
          <w:b/>
          <w:bCs/>
          <w:lang w:val="en-US"/>
        </w:rPr>
        <w:t>12</w:t>
      </w:r>
      <w:r w:rsidRPr="009044D2">
        <w:rPr>
          <w:b/>
          <w:bCs/>
          <w:lang w:val="en-US"/>
        </w:rPr>
        <w:t xml:space="preserve"> – </w:t>
      </w:r>
      <w:proofErr w:type="spellStart"/>
      <w:r w:rsidRPr="00132900">
        <w:rPr>
          <w:b/>
          <w:bCs/>
          <w:lang w:val="en-US"/>
        </w:rPr>
        <w:t>Extensibilidad</w:t>
      </w:r>
      <w:proofErr w:type="spellEnd"/>
      <w:r w:rsidRPr="00132900">
        <w:rPr>
          <w:b/>
          <w:bCs/>
          <w:lang w:val="en-US"/>
        </w:rPr>
        <w:t xml:space="preserve"> </w:t>
      </w:r>
      <w:proofErr w:type="spellStart"/>
      <w:r w:rsidRPr="00132900">
        <w:rPr>
          <w:b/>
          <w:bCs/>
          <w:lang w:val="en-US"/>
        </w:rPr>
        <w:t>funcional</w:t>
      </w:r>
      <w:proofErr w:type="spellEnd"/>
    </w:p>
    <w:p w14:paraId="14EA7428" w14:textId="77777777" w:rsidR="00B20D00" w:rsidRPr="00974B52" w:rsidRDefault="00B20D00" w:rsidP="00B20D00">
      <w:pPr>
        <w:pStyle w:val="Normalindentado3"/>
      </w:pPr>
    </w:p>
    <w:tbl>
      <w:tblPr>
        <w:tblStyle w:val="Tablaconcuadrcula"/>
        <w:tblW w:w="0" w:type="auto"/>
        <w:tblLook w:val="04A0" w:firstRow="1" w:lastRow="0" w:firstColumn="1" w:lastColumn="0" w:noHBand="0" w:noVBand="1"/>
      </w:tblPr>
      <w:tblGrid>
        <w:gridCol w:w="4239"/>
        <w:gridCol w:w="4255"/>
      </w:tblGrid>
      <w:tr w:rsidR="00B848E0" w:rsidRPr="00B9136C" w14:paraId="53CE73A7" w14:textId="77777777">
        <w:tc>
          <w:tcPr>
            <w:tcW w:w="4239" w:type="dxa"/>
            <w:tcBorders>
              <w:top w:val="single" w:sz="4" w:space="0" w:color="auto"/>
              <w:left w:val="single" w:sz="4" w:space="0" w:color="auto"/>
              <w:bottom w:val="single" w:sz="4" w:space="0" w:color="auto"/>
              <w:right w:val="single" w:sz="4" w:space="0" w:color="auto"/>
            </w:tcBorders>
            <w:hideMark/>
          </w:tcPr>
          <w:p w14:paraId="0176DEC7" w14:textId="77777777" w:rsidR="00B20D00" w:rsidRPr="00B9136C" w:rsidRDefault="00B20D00" w:rsidP="00604AC8">
            <w:pPr>
              <w:pStyle w:val="Normalindentado3"/>
              <w:tabs>
                <w:tab w:val="left" w:pos="3348"/>
              </w:tabs>
              <w:rPr>
                <w:lang w:val="en-US"/>
              </w:rPr>
            </w:pPr>
            <w:proofErr w:type="spellStart"/>
            <w:r w:rsidRPr="00B9136C">
              <w:rPr>
                <w:lang w:val="en-US"/>
              </w:rPr>
              <w:t>Número</w:t>
            </w:r>
            <w:proofErr w:type="spellEnd"/>
            <w:r w:rsidRPr="00B9136C">
              <w:rPr>
                <w:lang w:val="en-US"/>
              </w:rPr>
              <w:t xml:space="preserve"> de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484D2D44" w14:textId="77777777" w:rsidR="00B20D00" w:rsidRPr="00B9136C" w:rsidRDefault="00B20D00" w:rsidP="00604AC8">
            <w:pPr>
              <w:pStyle w:val="Normalindentado3"/>
              <w:tabs>
                <w:tab w:val="left" w:pos="3348"/>
              </w:tabs>
              <w:rPr>
                <w:lang w:val="en-US"/>
              </w:rPr>
            </w:pPr>
            <w:r w:rsidRPr="00974B52">
              <w:rPr>
                <w:lang w:val="en-US"/>
              </w:rPr>
              <w:t>RNF</w:t>
            </w:r>
            <w:r>
              <w:rPr>
                <w:lang w:val="en-US"/>
              </w:rPr>
              <w:t>12</w:t>
            </w:r>
          </w:p>
        </w:tc>
      </w:tr>
      <w:tr w:rsidR="00B848E0" w:rsidRPr="00B9136C" w14:paraId="73B76A2E" w14:textId="77777777">
        <w:tc>
          <w:tcPr>
            <w:tcW w:w="4239" w:type="dxa"/>
            <w:tcBorders>
              <w:top w:val="single" w:sz="4" w:space="0" w:color="auto"/>
              <w:left w:val="single" w:sz="4" w:space="0" w:color="auto"/>
              <w:bottom w:val="single" w:sz="4" w:space="0" w:color="auto"/>
              <w:right w:val="single" w:sz="4" w:space="0" w:color="auto"/>
            </w:tcBorders>
            <w:hideMark/>
          </w:tcPr>
          <w:p w14:paraId="3237ACD4" w14:textId="77777777" w:rsidR="00B20D00" w:rsidRPr="00B9136C" w:rsidRDefault="00B20D00" w:rsidP="00604AC8">
            <w:pPr>
              <w:pStyle w:val="Normalindentado3"/>
              <w:tabs>
                <w:tab w:val="left" w:pos="3348"/>
              </w:tabs>
              <w:rPr>
                <w:lang w:val="en-US"/>
              </w:rPr>
            </w:pPr>
            <w:r w:rsidRPr="00B9136C">
              <w:rPr>
                <w:lang w:val="en-US"/>
              </w:rPr>
              <w:t xml:space="preserve">Nombre del </w:t>
            </w:r>
            <w:proofErr w:type="spellStart"/>
            <w:r w:rsidRPr="00B9136C">
              <w:rPr>
                <w:lang w:val="en-US"/>
              </w:rPr>
              <w:t>requisito</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1CEE0EB8" w14:textId="77777777" w:rsidR="00B20D00" w:rsidRPr="00B9136C" w:rsidRDefault="00B20D00" w:rsidP="00604AC8">
            <w:pPr>
              <w:pStyle w:val="Normalindentado3"/>
              <w:tabs>
                <w:tab w:val="left" w:pos="3348"/>
              </w:tabs>
              <w:rPr>
                <w:lang w:val="en-US"/>
              </w:rPr>
            </w:pPr>
            <w:proofErr w:type="spellStart"/>
            <w:r w:rsidRPr="00132900">
              <w:rPr>
                <w:lang w:val="en-US"/>
              </w:rPr>
              <w:t>Extensibilidad</w:t>
            </w:r>
            <w:proofErr w:type="spellEnd"/>
            <w:r w:rsidRPr="00132900">
              <w:rPr>
                <w:lang w:val="en-US"/>
              </w:rPr>
              <w:t xml:space="preserve"> </w:t>
            </w:r>
            <w:proofErr w:type="spellStart"/>
            <w:r w:rsidRPr="00132900">
              <w:rPr>
                <w:lang w:val="en-US"/>
              </w:rPr>
              <w:t>funcional</w:t>
            </w:r>
            <w:proofErr w:type="spellEnd"/>
          </w:p>
        </w:tc>
      </w:tr>
      <w:tr w:rsidR="00B848E0" w:rsidRPr="00B9136C" w14:paraId="2AA0EE96" w14:textId="77777777">
        <w:tc>
          <w:tcPr>
            <w:tcW w:w="4239" w:type="dxa"/>
            <w:tcBorders>
              <w:top w:val="single" w:sz="4" w:space="0" w:color="auto"/>
              <w:left w:val="single" w:sz="4" w:space="0" w:color="auto"/>
              <w:bottom w:val="single" w:sz="4" w:space="0" w:color="auto"/>
              <w:right w:val="single" w:sz="4" w:space="0" w:color="auto"/>
            </w:tcBorders>
            <w:hideMark/>
          </w:tcPr>
          <w:p w14:paraId="5E714F89" w14:textId="77777777" w:rsidR="00B20D00" w:rsidRPr="00B9136C" w:rsidRDefault="00B20D00" w:rsidP="00604AC8">
            <w:pPr>
              <w:pStyle w:val="Normalindentado3"/>
              <w:tabs>
                <w:tab w:val="left" w:pos="3348"/>
              </w:tabs>
              <w:rPr>
                <w:lang w:val="en-US"/>
              </w:rPr>
            </w:pPr>
            <w:proofErr w:type="spellStart"/>
            <w:r w:rsidRPr="00B9136C">
              <w:rPr>
                <w:lang w:val="en-US"/>
              </w:rPr>
              <w:t>Categoría</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3C05191B" w14:textId="77777777" w:rsidR="00B20D00" w:rsidRPr="00B9136C" w:rsidRDefault="00B20D00" w:rsidP="00604AC8">
            <w:pPr>
              <w:pStyle w:val="Normalindentado3"/>
              <w:tabs>
                <w:tab w:val="left" w:pos="3348"/>
              </w:tabs>
              <w:rPr>
                <w:lang w:val="en-US"/>
              </w:rPr>
            </w:pPr>
            <w:proofErr w:type="spellStart"/>
            <w:r w:rsidRPr="00132900">
              <w:rPr>
                <w:lang w:val="en-US"/>
              </w:rPr>
              <w:t>Escalabilidad</w:t>
            </w:r>
            <w:proofErr w:type="spellEnd"/>
          </w:p>
        </w:tc>
      </w:tr>
      <w:tr w:rsidR="00B848E0" w:rsidRPr="00B9136C" w14:paraId="3AF76033" w14:textId="77777777">
        <w:tc>
          <w:tcPr>
            <w:tcW w:w="4239" w:type="dxa"/>
            <w:tcBorders>
              <w:top w:val="single" w:sz="4" w:space="0" w:color="auto"/>
              <w:left w:val="single" w:sz="4" w:space="0" w:color="auto"/>
              <w:bottom w:val="single" w:sz="4" w:space="0" w:color="auto"/>
              <w:right w:val="single" w:sz="4" w:space="0" w:color="auto"/>
            </w:tcBorders>
            <w:hideMark/>
          </w:tcPr>
          <w:p w14:paraId="7AEDB8CB" w14:textId="77777777" w:rsidR="00B20D00" w:rsidRPr="00B9136C" w:rsidRDefault="00B20D00" w:rsidP="00604AC8">
            <w:pPr>
              <w:pStyle w:val="Normalindentado3"/>
              <w:tabs>
                <w:tab w:val="left" w:pos="3348"/>
              </w:tabs>
              <w:rPr>
                <w:lang w:val="en-US"/>
              </w:rPr>
            </w:pPr>
            <w:proofErr w:type="spellStart"/>
            <w:r w:rsidRPr="00B9136C">
              <w:rPr>
                <w:lang w:val="en-US"/>
              </w:rPr>
              <w:t>Prioridad</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CD74ED1" w14:textId="77777777" w:rsidR="00B20D00" w:rsidRPr="00B9136C" w:rsidRDefault="00B20D00" w:rsidP="00604AC8">
            <w:pPr>
              <w:pStyle w:val="Normalindentado3"/>
              <w:tabs>
                <w:tab w:val="left" w:pos="3348"/>
              </w:tabs>
              <w:rPr>
                <w:lang w:val="en-US"/>
              </w:rPr>
            </w:pPr>
            <w:r w:rsidRPr="00974B52">
              <w:rPr>
                <w:lang w:val="en-US"/>
              </w:rPr>
              <w:t>Alta</w:t>
            </w:r>
          </w:p>
        </w:tc>
      </w:tr>
      <w:tr w:rsidR="00B848E0" w:rsidRPr="00B9136C" w14:paraId="39638997" w14:textId="77777777">
        <w:tc>
          <w:tcPr>
            <w:tcW w:w="4239" w:type="dxa"/>
            <w:tcBorders>
              <w:top w:val="single" w:sz="4" w:space="0" w:color="auto"/>
              <w:left w:val="single" w:sz="4" w:space="0" w:color="auto"/>
              <w:bottom w:val="single" w:sz="4" w:space="0" w:color="auto"/>
              <w:right w:val="single" w:sz="4" w:space="0" w:color="auto"/>
            </w:tcBorders>
            <w:hideMark/>
          </w:tcPr>
          <w:p w14:paraId="3F3247D0" w14:textId="77777777" w:rsidR="00B20D00" w:rsidRPr="00B9136C" w:rsidRDefault="00B20D00" w:rsidP="00604AC8">
            <w:pPr>
              <w:pStyle w:val="Normalindentado3"/>
              <w:tabs>
                <w:tab w:val="left" w:pos="3348"/>
              </w:tabs>
              <w:rPr>
                <w:lang w:val="en-US"/>
              </w:rPr>
            </w:pPr>
            <w:proofErr w:type="spellStart"/>
            <w:r w:rsidRPr="00B9136C">
              <w:rPr>
                <w:lang w:val="en-US"/>
              </w:rPr>
              <w:t>Criterio</w:t>
            </w:r>
            <w:proofErr w:type="spellEnd"/>
            <w:r w:rsidRPr="00B9136C">
              <w:rPr>
                <w:lang w:val="en-US"/>
              </w:rPr>
              <w:t xml:space="preserve"> de </w:t>
            </w:r>
            <w:proofErr w:type="spellStart"/>
            <w:r w:rsidRPr="00B9136C">
              <w:rPr>
                <w:lang w:val="en-US"/>
              </w:rPr>
              <w:t>verificación</w:t>
            </w:r>
            <w:proofErr w:type="spellEnd"/>
          </w:p>
        </w:tc>
        <w:tc>
          <w:tcPr>
            <w:tcW w:w="4255" w:type="dxa"/>
            <w:tcBorders>
              <w:top w:val="single" w:sz="4" w:space="0" w:color="auto"/>
              <w:left w:val="single" w:sz="4" w:space="0" w:color="auto"/>
              <w:bottom w:val="single" w:sz="4" w:space="0" w:color="auto"/>
              <w:right w:val="single" w:sz="4" w:space="0" w:color="auto"/>
            </w:tcBorders>
            <w:hideMark/>
          </w:tcPr>
          <w:p w14:paraId="06F9D4C0" w14:textId="77777777" w:rsidR="00B20D00" w:rsidRPr="00B9136C" w:rsidRDefault="00B20D00" w:rsidP="00604AC8">
            <w:pPr>
              <w:pStyle w:val="Normalindentado3"/>
              <w:tabs>
                <w:tab w:val="left" w:pos="3348"/>
              </w:tabs>
              <w:rPr>
                <w:lang w:val="en-US"/>
              </w:rPr>
            </w:pPr>
            <w:r w:rsidRPr="00974B52">
              <w:rPr>
                <w:lang w:val="en-US"/>
              </w:rPr>
              <w:t xml:space="preserve">Debe </w:t>
            </w:r>
            <w:proofErr w:type="spellStart"/>
            <w:r w:rsidRPr="00974B52">
              <w:rPr>
                <w:lang w:val="en-US"/>
              </w:rPr>
              <w:t>verificarse</w:t>
            </w:r>
            <w:proofErr w:type="spellEnd"/>
            <w:r w:rsidRPr="00974B52">
              <w:rPr>
                <w:lang w:val="en-US"/>
              </w:rPr>
              <w:t xml:space="preserve"> </w:t>
            </w:r>
            <w:proofErr w:type="spellStart"/>
            <w:r w:rsidRPr="00974B52">
              <w:rPr>
                <w:lang w:val="en-US"/>
              </w:rPr>
              <w:t>mediante</w:t>
            </w:r>
            <w:proofErr w:type="spellEnd"/>
            <w:r w:rsidRPr="00974B52">
              <w:rPr>
                <w:lang w:val="en-US"/>
              </w:rPr>
              <w:t xml:space="preserve"> </w:t>
            </w:r>
            <w:proofErr w:type="spellStart"/>
            <w:r w:rsidRPr="00974B52">
              <w:rPr>
                <w:lang w:val="en-US"/>
              </w:rPr>
              <w:t>pruebas</w:t>
            </w:r>
            <w:proofErr w:type="spellEnd"/>
            <w:r w:rsidRPr="00974B52">
              <w:rPr>
                <w:lang w:val="en-US"/>
              </w:rPr>
              <w:t xml:space="preserve"> </w:t>
            </w:r>
            <w:proofErr w:type="spellStart"/>
            <w:r w:rsidRPr="00974B52">
              <w:rPr>
                <w:lang w:val="en-US"/>
              </w:rPr>
              <w:t>técnicas</w:t>
            </w:r>
            <w:proofErr w:type="spellEnd"/>
            <w:r w:rsidRPr="00974B52">
              <w:rPr>
                <w:lang w:val="en-US"/>
              </w:rPr>
              <w:t xml:space="preserve"> y de </w:t>
            </w:r>
            <w:proofErr w:type="spellStart"/>
            <w:r w:rsidRPr="00974B52">
              <w:rPr>
                <w:lang w:val="en-US"/>
              </w:rPr>
              <w:t>aceptación</w:t>
            </w:r>
            <w:proofErr w:type="spellEnd"/>
            <w:r w:rsidRPr="00974B52">
              <w:rPr>
                <w:lang w:val="en-US"/>
              </w:rPr>
              <w:t>.</w:t>
            </w:r>
          </w:p>
        </w:tc>
      </w:tr>
    </w:tbl>
    <w:p w14:paraId="3AA23667" w14:textId="77777777" w:rsidR="00B20D00" w:rsidRPr="00974B52" w:rsidRDefault="00B20D00" w:rsidP="00B20D00">
      <w:pPr>
        <w:pStyle w:val="Normalindentado3"/>
        <w:ind w:left="0"/>
      </w:pPr>
    </w:p>
    <w:p w14:paraId="27D9DD39" w14:textId="77777777" w:rsidR="00B20D00" w:rsidRPr="00B20D00" w:rsidRDefault="00B20D00" w:rsidP="00B20D00">
      <w:pPr>
        <w:pStyle w:val="Normalindentado2"/>
      </w:pPr>
    </w:p>
    <w:p w14:paraId="48E79D46" w14:textId="77777777" w:rsidR="00482D99" w:rsidRDefault="00482D99">
      <w:pPr>
        <w:pStyle w:val="Ttulo1"/>
      </w:pPr>
      <w:bookmarkStart w:id="126" w:name="_Toc33238265"/>
      <w:bookmarkStart w:id="127" w:name="_Toc225101749"/>
      <w:bookmarkStart w:id="128" w:name="_Toc990633588"/>
      <w:r>
        <w:t>Apéndices</w:t>
      </w:r>
      <w:bookmarkEnd w:id="126"/>
      <w:bookmarkEnd w:id="127"/>
      <w:bookmarkEnd w:id="128"/>
    </w:p>
    <w:p w14:paraId="78897399"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2A7BDC0F" w14:textId="6A4A0A03" w:rsidR="2578365B" w:rsidRDefault="2578365B" w:rsidP="63304AB4">
      <w:pPr>
        <w:spacing w:before="240" w:after="240"/>
      </w:pPr>
      <w:r w:rsidRPr="63304AB4">
        <w:rPr>
          <w:rFonts w:eastAsia="Arial" w:cs="Arial"/>
          <w:color w:val="000000" w:themeColor="text1"/>
          <w:szCs w:val="20"/>
        </w:rPr>
        <w:t xml:space="preserve">Los apéndices contienen información complementaria relevante para la Especificación de Requisitos de Software (SRS) de </w:t>
      </w:r>
      <w:proofErr w:type="spellStart"/>
      <w:r w:rsidRPr="63304AB4">
        <w:rPr>
          <w:rFonts w:eastAsia="Arial" w:cs="Arial"/>
          <w:color w:val="000000" w:themeColor="text1"/>
          <w:szCs w:val="20"/>
        </w:rPr>
        <w:t>Minetico</w:t>
      </w:r>
      <w:proofErr w:type="spellEnd"/>
      <w:r w:rsidRPr="63304AB4">
        <w:rPr>
          <w:rFonts w:eastAsia="Arial" w:cs="Arial"/>
          <w:color w:val="000000" w:themeColor="text1"/>
          <w:szCs w:val="20"/>
        </w:rPr>
        <w:t>, pero que no forma parte del cuerpo principal del documento.</w:t>
      </w:r>
    </w:p>
    <w:p w14:paraId="4C24A75F" w14:textId="77777777" w:rsidR="00F02518" w:rsidRDefault="00F02518">
      <w:pPr>
        <w:pStyle w:val="guiazul"/>
        <w:ind w:left="300"/>
      </w:pPr>
    </w:p>
    <w:p w14:paraId="350D3354" w14:textId="14B4C533" w:rsidR="2578365B" w:rsidRDefault="2578365B" w:rsidP="63304AB4">
      <w:pPr>
        <w:pStyle w:val="Ttulo4"/>
        <w:spacing w:after="40"/>
        <w:ind w:left="300"/>
      </w:pPr>
      <w:r w:rsidRPr="63304AB4">
        <w:rPr>
          <w:rFonts w:eastAsia="Arial" w:cs="Arial"/>
          <w:color w:val="000000" w:themeColor="text1"/>
          <w:sz w:val="22"/>
          <w:szCs w:val="22"/>
        </w:rPr>
        <w:t>A.1 Glosario ampliado de términos específicos de Minecraft</w:t>
      </w:r>
    </w:p>
    <w:tbl>
      <w:tblPr>
        <w:tblW w:w="0" w:type="auto"/>
        <w:tblLook w:val="06A0" w:firstRow="1" w:lastRow="0" w:firstColumn="1" w:lastColumn="0" w:noHBand="1" w:noVBand="1"/>
      </w:tblPr>
      <w:tblGrid>
        <w:gridCol w:w="1535"/>
        <w:gridCol w:w="6820"/>
      </w:tblGrid>
      <w:tr w:rsidR="001E6BBD" w14:paraId="20045CAE" w14:textId="77777777" w:rsidTr="63304AB4">
        <w:trPr>
          <w:trHeight w:val="495"/>
        </w:trPr>
        <w:tc>
          <w:tcPr>
            <w:tcW w:w="1285" w:type="dxa"/>
            <w:tcMar>
              <w:top w:w="100" w:type="dxa"/>
              <w:left w:w="100" w:type="dxa"/>
              <w:bottom w:w="100" w:type="dxa"/>
              <w:right w:w="100" w:type="dxa"/>
            </w:tcMar>
          </w:tcPr>
          <w:p w14:paraId="0FBCF564" w14:textId="45A31A50" w:rsidR="63304AB4" w:rsidRDefault="63304AB4" w:rsidP="63304AB4">
            <w:pPr>
              <w:ind w:left="300"/>
              <w:jc w:val="center"/>
            </w:pPr>
            <w:r w:rsidRPr="63304AB4">
              <w:rPr>
                <w:rFonts w:eastAsia="Arial" w:cs="Arial"/>
                <w:b/>
                <w:bCs/>
                <w:color w:val="000000" w:themeColor="text1"/>
                <w:sz w:val="22"/>
                <w:szCs w:val="22"/>
              </w:rPr>
              <w:t>Término</w:t>
            </w:r>
          </w:p>
        </w:tc>
        <w:tc>
          <w:tcPr>
            <w:tcW w:w="6820" w:type="dxa"/>
            <w:tcMar>
              <w:top w:w="100" w:type="dxa"/>
              <w:left w:w="100" w:type="dxa"/>
              <w:bottom w:w="100" w:type="dxa"/>
              <w:right w:w="100" w:type="dxa"/>
            </w:tcMar>
          </w:tcPr>
          <w:p w14:paraId="58E64B63" w14:textId="7E57D277" w:rsidR="63304AB4" w:rsidRDefault="63304AB4" w:rsidP="63304AB4">
            <w:pPr>
              <w:ind w:left="300"/>
              <w:jc w:val="center"/>
            </w:pPr>
            <w:r w:rsidRPr="63304AB4">
              <w:rPr>
                <w:rFonts w:eastAsia="Arial" w:cs="Arial"/>
                <w:b/>
                <w:bCs/>
                <w:color w:val="000000" w:themeColor="text1"/>
                <w:szCs w:val="20"/>
              </w:rPr>
              <w:t>Definición</w:t>
            </w:r>
          </w:p>
        </w:tc>
      </w:tr>
      <w:tr w:rsidR="001E6BBD" w14:paraId="72F22E90" w14:textId="77777777" w:rsidTr="63304AB4">
        <w:trPr>
          <w:trHeight w:val="495"/>
        </w:trPr>
        <w:tc>
          <w:tcPr>
            <w:tcW w:w="1285" w:type="dxa"/>
            <w:tcMar>
              <w:top w:w="100" w:type="dxa"/>
              <w:left w:w="100" w:type="dxa"/>
              <w:bottom w:w="100" w:type="dxa"/>
              <w:right w:w="100" w:type="dxa"/>
            </w:tcMar>
          </w:tcPr>
          <w:p w14:paraId="7ED29BBC" w14:textId="7B897ACB" w:rsidR="63304AB4" w:rsidRDefault="63304AB4" w:rsidP="3F4A00AC">
            <w:pPr>
              <w:rPr>
                <w:rFonts w:eastAsia="Arial" w:cs="Arial"/>
                <w:color w:val="000000" w:themeColor="text1"/>
              </w:rPr>
            </w:pPr>
            <w:proofErr w:type="spellStart"/>
            <w:r w:rsidRPr="3F4A00AC">
              <w:rPr>
                <w:rFonts w:eastAsia="Arial" w:cs="Arial"/>
                <w:color w:val="000000" w:themeColor="text1"/>
              </w:rPr>
              <w:t>Biome</w:t>
            </w:r>
            <w:proofErr w:type="spellEnd"/>
          </w:p>
        </w:tc>
        <w:tc>
          <w:tcPr>
            <w:tcW w:w="6820" w:type="dxa"/>
            <w:tcMar>
              <w:top w:w="100" w:type="dxa"/>
              <w:left w:w="100" w:type="dxa"/>
              <w:bottom w:w="100" w:type="dxa"/>
              <w:right w:w="100" w:type="dxa"/>
            </w:tcMar>
          </w:tcPr>
          <w:p w14:paraId="479730F9" w14:textId="34F8F667" w:rsidR="63304AB4" w:rsidRDefault="63304AB4" w:rsidP="63304AB4">
            <w:pPr>
              <w:ind w:left="300"/>
            </w:pPr>
            <w:r w:rsidRPr="63304AB4">
              <w:rPr>
                <w:rFonts w:eastAsia="Arial" w:cs="Arial"/>
                <w:color w:val="000000" w:themeColor="text1"/>
                <w:szCs w:val="20"/>
              </w:rPr>
              <w:t>Región del mundo con características climáticas y de vegetación específicas.</w:t>
            </w:r>
          </w:p>
        </w:tc>
      </w:tr>
      <w:tr w:rsidR="001E6BBD" w14:paraId="7C9BA7F0" w14:textId="77777777" w:rsidTr="63304AB4">
        <w:trPr>
          <w:trHeight w:val="765"/>
        </w:trPr>
        <w:tc>
          <w:tcPr>
            <w:tcW w:w="1285" w:type="dxa"/>
            <w:tcMar>
              <w:top w:w="100" w:type="dxa"/>
              <w:left w:w="100" w:type="dxa"/>
              <w:bottom w:w="100" w:type="dxa"/>
              <w:right w:w="100" w:type="dxa"/>
            </w:tcMar>
          </w:tcPr>
          <w:p w14:paraId="45A19811" w14:textId="57C61421" w:rsidR="63304AB4" w:rsidRDefault="63304AB4" w:rsidP="682F694F">
            <w:pPr>
              <w:rPr>
                <w:rFonts w:eastAsia="Arial" w:cs="Arial"/>
                <w:color w:val="000000" w:themeColor="text1"/>
              </w:rPr>
            </w:pPr>
            <w:proofErr w:type="spellStart"/>
            <w:r w:rsidRPr="682F694F">
              <w:rPr>
                <w:rFonts w:eastAsia="Arial" w:cs="Arial"/>
                <w:color w:val="000000" w:themeColor="text1"/>
              </w:rPr>
              <w:t>Chunk</w:t>
            </w:r>
            <w:proofErr w:type="spellEnd"/>
          </w:p>
        </w:tc>
        <w:tc>
          <w:tcPr>
            <w:tcW w:w="6820" w:type="dxa"/>
            <w:tcMar>
              <w:top w:w="100" w:type="dxa"/>
              <w:left w:w="100" w:type="dxa"/>
              <w:bottom w:w="100" w:type="dxa"/>
              <w:right w:w="100" w:type="dxa"/>
            </w:tcMar>
          </w:tcPr>
          <w:p w14:paraId="3A49317D" w14:textId="2BE8DC39" w:rsidR="63304AB4" w:rsidRDefault="63304AB4" w:rsidP="4CB88D32">
            <w:r w:rsidRPr="4CB88D32">
              <w:rPr>
                <w:rFonts w:eastAsia="Arial" w:cs="Arial"/>
                <w:color w:val="000000" w:themeColor="text1"/>
              </w:rPr>
              <w:t>Unidad de 16×16 bloques en la que el mundo se divide para su generación y carga.</w:t>
            </w:r>
          </w:p>
        </w:tc>
      </w:tr>
      <w:tr w:rsidR="001E6BBD" w14:paraId="56CF1762" w14:textId="77777777" w:rsidTr="63304AB4">
        <w:trPr>
          <w:trHeight w:val="495"/>
        </w:trPr>
        <w:tc>
          <w:tcPr>
            <w:tcW w:w="1285" w:type="dxa"/>
            <w:tcMar>
              <w:top w:w="100" w:type="dxa"/>
              <w:left w:w="100" w:type="dxa"/>
              <w:bottom w:w="100" w:type="dxa"/>
              <w:right w:w="100" w:type="dxa"/>
            </w:tcMar>
          </w:tcPr>
          <w:p w14:paraId="349BFA7A" w14:textId="0D946184" w:rsidR="63304AB4" w:rsidRDefault="63304AB4" w:rsidP="1E06A0C5">
            <w:pPr>
              <w:rPr>
                <w:rFonts w:eastAsia="Arial" w:cs="Arial"/>
                <w:color w:val="000000" w:themeColor="text1"/>
              </w:rPr>
            </w:pPr>
            <w:proofErr w:type="spellStart"/>
            <w:r w:rsidRPr="1E06A0C5">
              <w:rPr>
                <w:rFonts w:eastAsia="Arial" w:cs="Arial"/>
                <w:color w:val="000000" w:themeColor="text1"/>
              </w:rPr>
              <w:t>Mob</w:t>
            </w:r>
            <w:proofErr w:type="spellEnd"/>
          </w:p>
        </w:tc>
        <w:tc>
          <w:tcPr>
            <w:tcW w:w="6820" w:type="dxa"/>
            <w:tcMar>
              <w:top w:w="100" w:type="dxa"/>
              <w:left w:w="100" w:type="dxa"/>
              <w:bottom w:w="100" w:type="dxa"/>
              <w:right w:w="100" w:type="dxa"/>
            </w:tcMar>
          </w:tcPr>
          <w:p w14:paraId="6FE24AD3" w14:textId="532D7E50" w:rsidR="63304AB4" w:rsidRDefault="63304AB4" w:rsidP="4CB88D32">
            <w:pPr>
              <w:rPr>
                <w:rFonts w:eastAsia="Arial" w:cs="Arial"/>
                <w:color w:val="000000" w:themeColor="text1"/>
              </w:rPr>
            </w:pPr>
            <w:r w:rsidRPr="4CB88D32">
              <w:rPr>
                <w:rFonts w:eastAsia="Arial" w:cs="Arial"/>
                <w:color w:val="000000" w:themeColor="text1"/>
              </w:rPr>
              <w:t xml:space="preserve">Criatura o enemigo del juego (ej. </w:t>
            </w:r>
            <w:proofErr w:type="spellStart"/>
            <w:r w:rsidRPr="4CB88D32">
              <w:rPr>
                <w:rFonts w:eastAsia="Arial" w:cs="Arial"/>
                <w:color w:val="000000" w:themeColor="text1"/>
              </w:rPr>
              <w:t>Creeper</w:t>
            </w:r>
            <w:proofErr w:type="spellEnd"/>
            <w:r w:rsidRPr="4CB88D32">
              <w:rPr>
                <w:rFonts w:eastAsia="Arial" w:cs="Arial"/>
                <w:color w:val="000000" w:themeColor="text1"/>
              </w:rPr>
              <w:t xml:space="preserve">, </w:t>
            </w:r>
            <w:proofErr w:type="spellStart"/>
            <w:proofErr w:type="gramStart"/>
            <w:r w:rsidRPr="4CB88D32">
              <w:rPr>
                <w:rFonts w:eastAsia="Arial" w:cs="Arial"/>
                <w:color w:val="000000" w:themeColor="text1"/>
              </w:rPr>
              <w:t>Zombie</w:t>
            </w:r>
            <w:proofErr w:type="spellEnd"/>
            <w:proofErr w:type="gramEnd"/>
            <w:r w:rsidRPr="4CB88D32">
              <w:rPr>
                <w:rFonts w:eastAsia="Arial" w:cs="Arial"/>
                <w:color w:val="000000" w:themeColor="text1"/>
              </w:rPr>
              <w:t xml:space="preserve">, </w:t>
            </w:r>
            <w:proofErr w:type="spellStart"/>
            <w:r w:rsidRPr="4CB88D32">
              <w:rPr>
                <w:rFonts w:eastAsia="Arial" w:cs="Arial"/>
                <w:color w:val="000000" w:themeColor="text1"/>
              </w:rPr>
              <w:t>Enderman</w:t>
            </w:r>
            <w:proofErr w:type="spellEnd"/>
            <w:r w:rsidRPr="4CB88D32">
              <w:rPr>
                <w:rFonts w:eastAsia="Arial" w:cs="Arial"/>
                <w:color w:val="000000" w:themeColor="text1"/>
              </w:rPr>
              <w:t>).</w:t>
            </w:r>
          </w:p>
        </w:tc>
      </w:tr>
      <w:tr w:rsidR="001E6BBD" w14:paraId="2B6C1DE1" w14:textId="77777777" w:rsidTr="63304AB4">
        <w:trPr>
          <w:trHeight w:val="495"/>
        </w:trPr>
        <w:tc>
          <w:tcPr>
            <w:tcW w:w="1285" w:type="dxa"/>
            <w:tcMar>
              <w:top w:w="100" w:type="dxa"/>
              <w:left w:w="100" w:type="dxa"/>
              <w:bottom w:w="100" w:type="dxa"/>
              <w:right w:w="100" w:type="dxa"/>
            </w:tcMar>
          </w:tcPr>
          <w:p w14:paraId="26E86D36" w14:textId="6C0AB7F7" w:rsidR="63304AB4" w:rsidRDefault="63304AB4" w:rsidP="1E06A0C5">
            <w:r w:rsidRPr="1E06A0C5">
              <w:rPr>
                <w:rFonts w:eastAsia="Arial" w:cs="Arial"/>
                <w:color w:val="000000" w:themeColor="text1"/>
              </w:rPr>
              <w:t>Redstone</w:t>
            </w:r>
          </w:p>
        </w:tc>
        <w:tc>
          <w:tcPr>
            <w:tcW w:w="6820" w:type="dxa"/>
            <w:tcMar>
              <w:top w:w="100" w:type="dxa"/>
              <w:left w:w="100" w:type="dxa"/>
              <w:bottom w:w="100" w:type="dxa"/>
              <w:right w:w="100" w:type="dxa"/>
            </w:tcMar>
          </w:tcPr>
          <w:p w14:paraId="1C00A425" w14:textId="69007C91" w:rsidR="63304AB4" w:rsidRDefault="63304AB4" w:rsidP="4CB88D32">
            <w:r w:rsidRPr="4CB88D32">
              <w:rPr>
                <w:rFonts w:eastAsia="Arial" w:cs="Arial"/>
                <w:color w:val="000000" w:themeColor="text1"/>
              </w:rPr>
              <w:t>Sistema de circuitos eléctricos del juego para automatizaciones.</w:t>
            </w:r>
          </w:p>
        </w:tc>
      </w:tr>
      <w:tr w:rsidR="001E6BBD" w14:paraId="5F758339" w14:textId="77777777" w:rsidTr="63304AB4">
        <w:trPr>
          <w:trHeight w:val="495"/>
        </w:trPr>
        <w:tc>
          <w:tcPr>
            <w:tcW w:w="1285" w:type="dxa"/>
            <w:tcMar>
              <w:top w:w="100" w:type="dxa"/>
              <w:left w:w="100" w:type="dxa"/>
              <w:bottom w:w="100" w:type="dxa"/>
              <w:right w:w="100" w:type="dxa"/>
            </w:tcMar>
          </w:tcPr>
          <w:p w14:paraId="210B0093" w14:textId="3409B387" w:rsidR="63304AB4" w:rsidRDefault="63304AB4" w:rsidP="1E06A0C5">
            <w:pPr>
              <w:rPr>
                <w:rFonts w:eastAsia="Arial" w:cs="Arial"/>
                <w:color w:val="000000" w:themeColor="text1"/>
              </w:rPr>
            </w:pPr>
            <w:proofErr w:type="spellStart"/>
            <w:r w:rsidRPr="1E06A0C5">
              <w:rPr>
                <w:rFonts w:eastAsia="Arial" w:cs="Arial"/>
                <w:color w:val="000000" w:themeColor="text1"/>
              </w:rPr>
              <w:t>Elytra</w:t>
            </w:r>
            <w:proofErr w:type="spellEnd"/>
          </w:p>
        </w:tc>
        <w:tc>
          <w:tcPr>
            <w:tcW w:w="6820" w:type="dxa"/>
            <w:tcMar>
              <w:top w:w="100" w:type="dxa"/>
              <w:left w:w="100" w:type="dxa"/>
              <w:bottom w:w="100" w:type="dxa"/>
              <w:right w:w="100" w:type="dxa"/>
            </w:tcMar>
          </w:tcPr>
          <w:p w14:paraId="2CD6D49E" w14:textId="37F230C6" w:rsidR="63304AB4" w:rsidRDefault="63304AB4" w:rsidP="3F4A00AC">
            <w:r w:rsidRPr="3F4A00AC">
              <w:rPr>
                <w:rFonts w:eastAsia="Arial" w:cs="Arial"/>
                <w:color w:val="000000" w:themeColor="text1"/>
              </w:rPr>
              <w:t>Alas que permiten planear al jugador.</w:t>
            </w:r>
          </w:p>
        </w:tc>
      </w:tr>
      <w:tr w:rsidR="001E6BBD" w14:paraId="1DA1652C" w14:textId="77777777" w:rsidTr="63304AB4">
        <w:trPr>
          <w:trHeight w:val="495"/>
        </w:trPr>
        <w:tc>
          <w:tcPr>
            <w:tcW w:w="1285" w:type="dxa"/>
            <w:tcMar>
              <w:top w:w="100" w:type="dxa"/>
              <w:left w:w="100" w:type="dxa"/>
              <w:bottom w:w="100" w:type="dxa"/>
              <w:right w:w="100" w:type="dxa"/>
            </w:tcMar>
          </w:tcPr>
          <w:p w14:paraId="6735EE80" w14:textId="619982F0" w:rsidR="63304AB4" w:rsidRDefault="63304AB4" w:rsidP="1E06A0C5">
            <w:pPr>
              <w:rPr>
                <w:rFonts w:eastAsia="Arial" w:cs="Arial"/>
                <w:color w:val="000000" w:themeColor="text1"/>
              </w:rPr>
            </w:pPr>
            <w:r w:rsidRPr="1E06A0C5">
              <w:rPr>
                <w:rFonts w:eastAsia="Arial" w:cs="Arial"/>
                <w:color w:val="000000" w:themeColor="text1"/>
              </w:rPr>
              <w:lastRenderedPageBreak/>
              <w:t>Nether</w:t>
            </w:r>
          </w:p>
        </w:tc>
        <w:tc>
          <w:tcPr>
            <w:tcW w:w="6820" w:type="dxa"/>
            <w:tcMar>
              <w:top w:w="100" w:type="dxa"/>
              <w:left w:w="100" w:type="dxa"/>
              <w:bottom w:w="100" w:type="dxa"/>
              <w:right w:w="100" w:type="dxa"/>
            </w:tcMar>
          </w:tcPr>
          <w:p w14:paraId="45987367" w14:textId="79D945E2" w:rsidR="63304AB4" w:rsidRDefault="63304AB4" w:rsidP="3F4A00AC">
            <w:r w:rsidRPr="3F4A00AC">
              <w:rPr>
                <w:rFonts w:eastAsia="Arial" w:cs="Arial"/>
                <w:color w:val="000000" w:themeColor="text1"/>
              </w:rPr>
              <w:t>Dimensión infernal del juego.</w:t>
            </w:r>
          </w:p>
        </w:tc>
      </w:tr>
      <w:tr w:rsidR="001E6BBD" w14:paraId="31DC6919" w14:textId="77777777" w:rsidTr="63304AB4">
        <w:trPr>
          <w:trHeight w:val="765"/>
        </w:trPr>
        <w:tc>
          <w:tcPr>
            <w:tcW w:w="1285" w:type="dxa"/>
            <w:tcMar>
              <w:top w:w="100" w:type="dxa"/>
              <w:left w:w="100" w:type="dxa"/>
              <w:bottom w:w="100" w:type="dxa"/>
              <w:right w:w="100" w:type="dxa"/>
            </w:tcMar>
          </w:tcPr>
          <w:p w14:paraId="4758A832" w14:textId="23A9C499" w:rsidR="63304AB4" w:rsidRDefault="63304AB4" w:rsidP="1E06A0C5">
            <w:r w:rsidRPr="1E06A0C5">
              <w:rPr>
                <w:rFonts w:eastAsia="Arial" w:cs="Arial"/>
                <w:color w:val="000000" w:themeColor="text1"/>
              </w:rPr>
              <w:t>Racha (</w:t>
            </w:r>
            <w:proofErr w:type="spellStart"/>
            <w:r w:rsidRPr="1E06A0C5">
              <w:rPr>
                <w:rFonts w:eastAsia="Arial" w:cs="Arial"/>
                <w:color w:val="000000" w:themeColor="text1"/>
              </w:rPr>
              <w:t>Streak</w:t>
            </w:r>
            <w:proofErr w:type="spellEnd"/>
            <w:r w:rsidRPr="1E06A0C5">
              <w:rPr>
                <w:rFonts w:eastAsia="Arial" w:cs="Arial"/>
                <w:color w:val="000000" w:themeColor="text1"/>
              </w:rPr>
              <w:t>)</w:t>
            </w:r>
          </w:p>
        </w:tc>
        <w:tc>
          <w:tcPr>
            <w:tcW w:w="6820" w:type="dxa"/>
            <w:tcMar>
              <w:top w:w="100" w:type="dxa"/>
              <w:left w:w="100" w:type="dxa"/>
              <w:bottom w:w="100" w:type="dxa"/>
              <w:right w:w="100" w:type="dxa"/>
            </w:tcMar>
          </w:tcPr>
          <w:p w14:paraId="51945665" w14:textId="13055422" w:rsidR="63304AB4" w:rsidRDefault="63304AB4" w:rsidP="3F4A00AC">
            <w:r w:rsidRPr="3F4A00AC">
              <w:rPr>
                <w:rFonts w:eastAsia="Arial" w:cs="Arial"/>
                <w:color w:val="000000" w:themeColor="text1"/>
              </w:rPr>
              <w:t xml:space="preserve">Sistema de recompensas por uso diario continuo en </w:t>
            </w:r>
            <w:proofErr w:type="spellStart"/>
            <w:r w:rsidRPr="3F4A00AC">
              <w:rPr>
                <w:rFonts w:eastAsia="Arial" w:cs="Arial"/>
                <w:color w:val="000000" w:themeColor="text1"/>
              </w:rPr>
              <w:t>Minetico</w:t>
            </w:r>
            <w:proofErr w:type="spellEnd"/>
            <w:r w:rsidRPr="3F4A00AC">
              <w:rPr>
                <w:rFonts w:eastAsia="Arial" w:cs="Arial"/>
                <w:color w:val="000000" w:themeColor="text1"/>
              </w:rPr>
              <w:t>.</w:t>
            </w:r>
          </w:p>
        </w:tc>
      </w:tr>
      <w:tr w:rsidR="001E6BBD" w14:paraId="34BC6FC7" w14:textId="77777777" w:rsidTr="1D445777">
        <w:trPr>
          <w:trHeight w:val="330"/>
        </w:trPr>
        <w:tc>
          <w:tcPr>
            <w:tcW w:w="1285" w:type="dxa"/>
            <w:tcMar>
              <w:top w:w="100" w:type="dxa"/>
              <w:left w:w="100" w:type="dxa"/>
              <w:bottom w:w="100" w:type="dxa"/>
              <w:right w:w="100" w:type="dxa"/>
            </w:tcMar>
          </w:tcPr>
          <w:p w14:paraId="13EED577" w14:textId="601C4366" w:rsidR="63304AB4" w:rsidRDefault="63304AB4" w:rsidP="1E06A0C5">
            <w:r w:rsidRPr="1E06A0C5">
              <w:rPr>
                <w:rFonts w:eastAsia="Arial" w:cs="Arial"/>
                <w:color w:val="000000" w:themeColor="text1"/>
              </w:rPr>
              <w:t>Skin</w:t>
            </w:r>
          </w:p>
        </w:tc>
        <w:tc>
          <w:tcPr>
            <w:tcW w:w="6820" w:type="dxa"/>
            <w:tcMar>
              <w:top w:w="100" w:type="dxa"/>
              <w:left w:w="100" w:type="dxa"/>
              <w:bottom w:w="100" w:type="dxa"/>
              <w:right w:w="100" w:type="dxa"/>
            </w:tcMar>
          </w:tcPr>
          <w:p w14:paraId="3C3387EA" w14:textId="04E4CBCA" w:rsidR="63304AB4" w:rsidRDefault="63304AB4" w:rsidP="3F4A00AC">
            <w:r w:rsidRPr="0879081A">
              <w:rPr>
                <w:rFonts w:eastAsia="Arial" w:cs="Arial"/>
                <w:color w:val="000000" w:themeColor="text1"/>
              </w:rPr>
              <w:t>Apariencia visual personalizable de la mascota virtual.</w:t>
            </w:r>
          </w:p>
        </w:tc>
      </w:tr>
      <w:tr w:rsidR="3284CEC1" w14:paraId="6886350E" w14:textId="77777777" w:rsidTr="3284CEC1">
        <w:trPr>
          <w:trHeight w:val="300"/>
        </w:trPr>
        <w:tc>
          <w:tcPr>
            <w:tcW w:w="1368" w:type="dxa"/>
            <w:tcMar>
              <w:top w:w="100" w:type="dxa"/>
              <w:left w:w="100" w:type="dxa"/>
              <w:bottom w:w="100" w:type="dxa"/>
              <w:right w:w="100" w:type="dxa"/>
            </w:tcMar>
            <w:vAlign w:val="center"/>
          </w:tcPr>
          <w:p w14:paraId="326FBCA2" w14:textId="472FFEB7" w:rsidR="3284CEC1" w:rsidRDefault="3284CEC1" w:rsidP="3284CEC1">
            <w:pPr>
              <w:jc w:val="center"/>
              <w:rPr>
                <w:b/>
              </w:rPr>
            </w:pPr>
          </w:p>
        </w:tc>
        <w:tc>
          <w:tcPr>
            <w:tcW w:w="6820" w:type="dxa"/>
            <w:tcMar>
              <w:top w:w="100" w:type="dxa"/>
              <w:left w:w="100" w:type="dxa"/>
              <w:bottom w:w="100" w:type="dxa"/>
              <w:right w:w="100" w:type="dxa"/>
            </w:tcMar>
            <w:vAlign w:val="center"/>
          </w:tcPr>
          <w:p w14:paraId="4F68D3AB" w14:textId="6B28AAFC" w:rsidR="3284CEC1" w:rsidRDefault="3284CEC1" w:rsidP="3284CEC1">
            <w:pPr>
              <w:jc w:val="center"/>
              <w:rPr>
                <w:b/>
              </w:rPr>
            </w:pPr>
          </w:p>
        </w:tc>
      </w:tr>
      <w:tr w:rsidR="3284CEC1" w14:paraId="2471A8C1" w14:textId="77777777" w:rsidTr="3284CEC1">
        <w:trPr>
          <w:trHeight w:val="300"/>
        </w:trPr>
        <w:tc>
          <w:tcPr>
            <w:tcW w:w="1368" w:type="dxa"/>
            <w:tcMar>
              <w:top w:w="100" w:type="dxa"/>
              <w:left w:w="100" w:type="dxa"/>
              <w:bottom w:w="100" w:type="dxa"/>
              <w:right w:w="100" w:type="dxa"/>
            </w:tcMar>
            <w:vAlign w:val="center"/>
          </w:tcPr>
          <w:p w14:paraId="544E092F" w14:textId="494B0E35" w:rsidR="3284CEC1" w:rsidRDefault="3284CEC1" w:rsidP="3284CEC1">
            <w:r>
              <w:t>AFK</w:t>
            </w:r>
          </w:p>
        </w:tc>
        <w:tc>
          <w:tcPr>
            <w:tcW w:w="6820" w:type="dxa"/>
            <w:tcMar>
              <w:top w:w="100" w:type="dxa"/>
              <w:left w:w="100" w:type="dxa"/>
              <w:bottom w:w="100" w:type="dxa"/>
              <w:right w:w="100" w:type="dxa"/>
            </w:tcMar>
            <w:vAlign w:val="center"/>
          </w:tcPr>
          <w:p w14:paraId="5D53918E" w14:textId="5DFFA557" w:rsidR="3284CEC1" w:rsidRDefault="3284CEC1" w:rsidP="3284CEC1">
            <w:proofErr w:type="spellStart"/>
            <w:r>
              <w:t>Away</w:t>
            </w:r>
            <w:proofErr w:type="spellEnd"/>
            <w:r>
              <w:t xml:space="preserve"> From </w:t>
            </w:r>
            <w:proofErr w:type="spellStart"/>
            <w:r>
              <w:t>Keyboard</w:t>
            </w:r>
            <w:proofErr w:type="spellEnd"/>
            <w:r>
              <w:t>. Jugador que permanece inactivo durante un tiempo prolongado.</w:t>
            </w:r>
          </w:p>
        </w:tc>
      </w:tr>
      <w:tr w:rsidR="3284CEC1" w14:paraId="15200DBF" w14:textId="77777777" w:rsidTr="3284CEC1">
        <w:trPr>
          <w:trHeight w:val="300"/>
        </w:trPr>
        <w:tc>
          <w:tcPr>
            <w:tcW w:w="1368" w:type="dxa"/>
            <w:tcMar>
              <w:top w:w="100" w:type="dxa"/>
              <w:left w:w="100" w:type="dxa"/>
              <w:bottom w:w="100" w:type="dxa"/>
              <w:right w:w="100" w:type="dxa"/>
            </w:tcMar>
            <w:vAlign w:val="center"/>
          </w:tcPr>
          <w:p w14:paraId="67EF952C" w14:textId="1B6DA247" w:rsidR="3284CEC1" w:rsidRDefault="3284CEC1" w:rsidP="3284CEC1">
            <w:r>
              <w:t>Aldeano</w:t>
            </w:r>
          </w:p>
        </w:tc>
        <w:tc>
          <w:tcPr>
            <w:tcW w:w="6820" w:type="dxa"/>
            <w:tcMar>
              <w:top w:w="100" w:type="dxa"/>
              <w:left w:w="100" w:type="dxa"/>
              <w:bottom w:w="100" w:type="dxa"/>
              <w:right w:w="100" w:type="dxa"/>
            </w:tcMar>
            <w:vAlign w:val="center"/>
          </w:tcPr>
          <w:p w14:paraId="78BA6C0C" w14:textId="1FE1402C" w:rsidR="3284CEC1" w:rsidRDefault="3284CEC1" w:rsidP="3284CEC1">
            <w:r>
              <w:t>Entidad pasiva que habita en aldeas y comercia con el jugador.</w:t>
            </w:r>
          </w:p>
        </w:tc>
      </w:tr>
      <w:tr w:rsidR="3284CEC1" w14:paraId="1AE7D154" w14:textId="77777777" w:rsidTr="3284CEC1">
        <w:trPr>
          <w:trHeight w:val="300"/>
        </w:trPr>
        <w:tc>
          <w:tcPr>
            <w:tcW w:w="1368" w:type="dxa"/>
            <w:tcMar>
              <w:top w:w="100" w:type="dxa"/>
              <w:left w:w="100" w:type="dxa"/>
              <w:bottom w:w="100" w:type="dxa"/>
              <w:right w:w="100" w:type="dxa"/>
            </w:tcMar>
            <w:vAlign w:val="center"/>
          </w:tcPr>
          <w:p w14:paraId="13CEC227" w14:textId="26AF3694" w:rsidR="3284CEC1" w:rsidRDefault="3284CEC1" w:rsidP="3284CEC1">
            <w:r>
              <w:t>Bioma</w:t>
            </w:r>
          </w:p>
        </w:tc>
        <w:tc>
          <w:tcPr>
            <w:tcW w:w="6820" w:type="dxa"/>
            <w:tcMar>
              <w:top w:w="100" w:type="dxa"/>
              <w:left w:w="100" w:type="dxa"/>
              <w:bottom w:w="100" w:type="dxa"/>
              <w:right w:w="100" w:type="dxa"/>
            </w:tcMar>
            <w:vAlign w:val="center"/>
          </w:tcPr>
          <w:p w14:paraId="11B5A2C0" w14:textId="73F60788" w:rsidR="3284CEC1" w:rsidRDefault="3284CEC1" w:rsidP="3284CEC1">
            <w:r>
              <w:t>Región del mundo de Minecraft con características geográficas, flora, fauna y clima específicas.</w:t>
            </w:r>
          </w:p>
        </w:tc>
      </w:tr>
      <w:tr w:rsidR="3284CEC1" w14:paraId="7B985A94" w14:textId="77777777" w:rsidTr="3284CEC1">
        <w:trPr>
          <w:trHeight w:val="300"/>
        </w:trPr>
        <w:tc>
          <w:tcPr>
            <w:tcW w:w="1368" w:type="dxa"/>
            <w:tcMar>
              <w:top w:w="100" w:type="dxa"/>
              <w:left w:w="100" w:type="dxa"/>
              <w:bottom w:w="100" w:type="dxa"/>
              <w:right w:w="100" w:type="dxa"/>
            </w:tcMar>
            <w:vAlign w:val="center"/>
          </w:tcPr>
          <w:p w14:paraId="681C4CF8" w14:textId="3355075E" w:rsidR="3284CEC1" w:rsidRDefault="3284CEC1" w:rsidP="3284CEC1">
            <w:proofErr w:type="spellStart"/>
            <w:r>
              <w:t>Chunk</w:t>
            </w:r>
            <w:proofErr w:type="spellEnd"/>
          </w:p>
        </w:tc>
        <w:tc>
          <w:tcPr>
            <w:tcW w:w="6820" w:type="dxa"/>
            <w:tcMar>
              <w:top w:w="100" w:type="dxa"/>
              <w:left w:w="100" w:type="dxa"/>
              <w:bottom w:w="100" w:type="dxa"/>
              <w:right w:w="100" w:type="dxa"/>
            </w:tcMar>
            <w:vAlign w:val="center"/>
          </w:tcPr>
          <w:p w14:paraId="738FF60F" w14:textId="54A15F72" w:rsidR="3284CEC1" w:rsidRDefault="3284CEC1" w:rsidP="3284CEC1">
            <w:r>
              <w:t>Unidad básica de 16×16×384 bloques en la que se genera y carga el mundo del juego.</w:t>
            </w:r>
          </w:p>
        </w:tc>
      </w:tr>
      <w:tr w:rsidR="3284CEC1" w14:paraId="213B0770" w14:textId="77777777" w:rsidTr="3284CEC1">
        <w:trPr>
          <w:trHeight w:val="300"/>
        </w:trPr>
        <w:tc>
          <w:tcPr>
            <w:tcW w:w="1368" w:type="dxa"/>
            <w:tcMar>
              <w:top w:w="100" w:type="dxa"/>
              <w:left w:w="100" w:type="dxa"/>
              <w:bottom w:w="100" w:type="dxa"/>
              <w:right w:w="100" w:type="dxa"/>
            </w:tcMar>
            <w:vAlign w:val="center"/>
          </w:tcPr>
          <w:p w14:paraId="580E4BB7" w14:textId="14E4F5D2" w:rsidR="3284CEC1" w:rsidRDefault="3284CEC1" w:rsidP="3284CEC1">
            <w:r>
              <w:t>Comando</w:t>
            </w:r>
          </w:p>
        </w:tc>
        <w:tc>
          <w:tcPr>
            <w:tcW w:w="6820" w:type="dxa"/>
            <w:tcMar>
              <w:top w:w="100" w:type="dxa"/>
              <w:left w:w="100" w:type="dxa"/>
              <w:bottom w:w="100" w:type="dxa"/>
              <w:right w:w="100" w:type="dxa"/>
            </w:tcMar>
            <w:vAlign w:val="center"/>
          </w:tcPr>
          <w:p w14:paraId="004E079B" w14:textId="47D505C4" w:rsidR="3284CEC1" w:rsidRDefault="3284CEC1" w:rsidP="3284CEC1">
            <w:r>
              <w:t>Secuencia de texto que permite modificar el comportamiento del juego (ej. /</w:t>
            </w:r>
            <w:proofErr w:type="spellStart"/>
            <w:r>
              <w:t>give</w:t>
            </w:r>
            <w:proofErr w:type="spellEnd"/>
            <w:r>
              <w:t>, /</w:t>
            </w:r>
            <w:proofErr w:type="spellStart"/>
            <w:r>
              <w:t>tp</w:t>
            </w:r>
            <w:proofErr w:type="spellEnd"/>
            <w:r>
              <w:t>).</w:t>
            </w:r>
          </w:p>
        </w:tc>
      </w:tr>
      <w:tr w:rsidR="3284CEC1" w14:paraId="17D7D025" w14:textId="77777777" w:rsidTr="3284CEC1">
        <w:trPr>
          <w:trHeight w:val="300"/>
        </w:trPr>
        <w:tc>
          <w:tcPr>
            <w:tcW w:w="1368" w:type="dxa"/>
            <w:tcMar>
              <w:top w:w="100" w:type="dxa"/>
              <w:left w:w="100" w:type="dxa"/>
              <w:bottom w:w="100" w:type="dxa"/>
              <w:right w:w="100" w:type="dxa"/>
            </w:tcMar>
            <w:vAlign w:val="center"/>
          </w:tcPr>
          <w:p w14:paraId="77758913" w14:textId="6DBC490C" w:rsidR="3284CEC1" w:rsidRDefault="3284CEC1" w:rsidP="3284CEC1">
            <w:proofErr w:type="spellStart"/>
            <w:r>
              <w:t>Creeper</w:t>
            </w:r>
            <w:proofErr w:type="spellEnd"/>
          </w:p>
        </w:tc>
        <w:tc>
          <w:tcPr>
            <w:tcW w:w="6820" w:type="dxa"/>
            <w:tcMar>
              <w:top w:w="100" w:type="dxa"/>
              <w:left w:w="100" w:type="dxa"/>
              <w:bottom w:w="100" w:type="dxa"/>
              <w:right w:w="100" w:type="dxa"/>
            </w:tcMar>
            <w:vAlign w:val="center"/>
          </w:tcPr>
          <w:p w14:paraId="7551086A" w14:textId="4FD68F4B" w:rsidR="3284CEC1" w:rsidRDefault="3284CEC1" w:rsidP="3284CEC1">
            <w:r>
              <w:t>Criatura hostil que explota al acercarse al jugador.</w:t>
            </w:r>
          </w:p>
        </w:tc>
      </w:tr>
      <w:tr w:rsidR="3284CEC1" w14:paraId="0CD3C532" w14:textId="77777777" w:rsidTr="3284CEC1">
        <w:trPr>
          <w:trHeight w:val="300"/>
        </w:trPr>
        <w:tc>
          <w:tcPr>
            <w:tcW w:w="1368" w:type="dxa"/>
            <w:tcMar>
              <w:top w:w="100" w:type="dxa"/>
              <w:left w:w="100" w:type="dxa"/>
              <w:bottom w:w="100" w:type="dxa"/>
              <w:right w:w="100" w:type="dxa"/>
            </w:tcMar>
            <w:vAlign w:val="center"/>
          </w:tcPr>
          <w:p w14:paraId="3CF217C4" w14:textId="3EAA2D9A" w:rsidR="3284CEC1" w:rsidRDefault="3284CEC1" w:rsidP="3284CEC1">
            <w:proofErr w:type="spellStart"/>
            <w:r>
              <w:t>Elytra</w:t>
            </w:r>
            <w:proofErr w:type="spellEnd"/>
            <w:r>
              <w:t xml:space="preserve"> / Élitros</w:t>
            </w:r>
          </w:p>
        </w:tc>
        <w:tc>
          <w:tcPr>
            <w:tcW w:w="6820" w:type="dxa"/>
            <w:tcMar>
              <w:top w:w="100" w:type="dxa"/>
              <w:left w:w="100" w:type="dxa"/>
              <w:bottom w:w="100" w:type="dxa"/>
              <w:right w:w="100" w:type="dxa"/>
            </w:tcMar>
            <w:vAlign w:val="center"/>
          </w:tcPr>
          <w:p w14:paraId="5656683D" w14:textId="47096576" w:rsidR="3284CEC1" w:rsidRDefault="3284CEC1" w:rsidP="3284CEC1">
            <w:r>
              <w:t>Alas que permiten planear al jugador después de saltar desde gran altura.</w:t>
            </w:r>
          </w:p>
        </w:tc>
      </w:tr>
      <w:tr w:rsidR="3284CEC1" w14:paraId="3417607E" w14:textId="77777777" w:rsidTr="3284CEC1">
        <w:trPr>
          <w:trHeight w:val="300"/>
        </w:trPr>
        <w:tc>
          <w:tcPr>
            <w:tcW w:w="1368" w:type="dxa"/>
            <w:tcMar>
              <w:top w:w="100" w:type="dxa"/>
              <w:left w:w="100" w:type="dxa"/>
              <w:bottom w:w="100" w:type="dxa"/>
              <w:right w:w="100" w:type="dxa"/>
            </w:tcMar>
            <w:vAlign w:val="center"/>
          </w:tcPr>
          <w:p w14:paraId="1DCA4E5C" w14:textId="048A31B8" w:rsidR="3284CEC1" w:rsidRDefault="3284CEC1" w:rsidP="3284CEC1">
            <w:proofErr w:type="spellStart"/>
            <w:r>
              <w:t>Enderman</w:t>
            </w:r>
            <w:proofErr w:type="spellEnd"/>
          </w:p>
        </w:tc>
        <w:tc>
          <w:tcPr>
            <w:tcW w:w="6820" w:type="dxa"/>
            <w:tcMar>
              <w:top w:w="100" w:type="dxa"/>
              <w:left w:w="100" w:type="dxa"/>
              <w:bottom w:w="100" w:type="dxa"/>
              <w:right w:w="100" w:type="dxa"/>
            </w:tcMar>
            <w:vAlign w:val="center"/>
          </w:tcPr>
          <w:p w14:paraId="79130F33" w14:textId="719018A8" w:rsidR="3284CEC1" w:rsidRDefault="3284CEC1" w:rsidP="3284CEC1">
            <w:proofErr w:type="spellStart"/>
            <w:r>
              <w:t>Mob</w:t>
            </w:r>
            <w:proofErr w:type="spellEnd"/>
            <w:r>
              <w:t xml:space="preserve"> neutral que se teletransporta y ataca si el jugador lo mira directamente a los ojos.</w:t>
            </w:r>
          </w:p>
        </w:tc>
      </w:tr>
      <w:tr w:rsidR="3284CEC1" w14:paraId="05C27393" w14:textId="77777777" w:rsidTr="3284CEC1">
        <w:trPr>
          <w:trHeight w:val="300"/>
        </w:trPr>
        <w:tc>
          <w:tcPr>
            <w:tcW w:w="1368" w:type="dxa"/>
            <w:tcMar>
              <w:top w:w="100" w:type="dxa"/>
              <w:left w:w="100" w:type="dxa"/>
              <w:bottom w:w="100" w:type="dxa"/>
              <w:right w:w="100" w:type="dxa"/>
            </w:tcMar>
            <w:vAlign w:val="center"/>
          </w:tcPr>
          <w:p w14:paraId="7F19671A" w14:textId="1D0973EA" w:rsidR="3284CEC1" w:rsidRDefault="3284CEC1" w:rsidP="3284CEC1">
            <w:r>
              <w:t>End (El End)</w:t>
            </w:r>
          </w:p>
        </w:tc>
        <w:tc>
          <w:tcPr>
            <w:tcW w:w="6820" w:type="dxa"/>
            <w:tcMar>
              <w:top w:w="100" w:type="dxa"/>
              <w:left w:w="100" w:type="dxa"/>
              <w:bottom w:w="100" w:type="dxa"/>
              <w:right w:w="100" w:type="dxa"/>
            </w:tcMar>
            <w:vAlign w:val="center"/>
          </w:tcPr>
          <w:p w14:paraId="494875D2" w14:textId="30C29D77" w:rsidR="3284CEC1" w:rsidRDefault="3284CEC1" w:rsidP="3284CEC1">
            <w:r>
              <w:t>Dimensión final donde se encuentra el dragón del End.</w:t>
            </w:r>
          </w:p>
        </w:tc>
      </w:tr>
      <w:tr w:rsidR="3284CEC1" w14:paraId="500D31FD" w14:textId="77777777" w:rsidTr="3284CEC1">
        <w:trPr>
          <w:trHeight w:val="300"/>
        </w:trPr>
        <w:tc>
          <w:tcPr>
            <w:tcW w:w="1368" w:type="dxa"/>
            <w:tcMar>
              <w:top w:w="100" w:type="dxa"/>
              <w:left w:w="100" w:type="dxa"/>
              <w:bottom w:w="100" w:type="dxa"/>
              <w:right w:w="100" w:type="dxa"/>
            </w:tcMar>
            <w:vAlign w:val="center"/>
          </w:tcPr>
          <w:p w14:paraId="099C68C7" w14:textId="201B6BD3" w:rsidR="3284CEC1" w:rsidRDefault="3284CEC1" w:rsidP="3284CEC1">
            <w:r>
              <w:t>Encantamiento</w:t>
            </w:r>
          </w:p>
        </w:tc>
        <w:tc>
          <w:tcPr>
            <w:tcW w:w="6820" w:type="dxa"/>
            <w:tcMar>
              <w:top w:w="100" w:type="dxa"/>
              <w:left w:w="100" w:type="dxa"/>
              <w:bottom w:w="100" w:type="dxa"/>
              <w:right w:w="100" w:type="dxa"/>
            </w:tcMar>
            <w:vAlign w:val="center"/>
          </w:tcPr>
          <w:p w14:paraId="7B69A075" w14:textId="2E0F35D0" w:rsidR="3284CEC1" w:rsidRDefault="3284CEC1" w:rsidP="3284CEC1">
            <w:r>
              <w:t>Mejora aplicada a herramientas, armaduras o libros mediante mesa de encantamientos.</w:t>
            </w:r>
          </w:p>
        </w:tc>
      </w:tr>
      <w:tr w:rsidR="3284CEC1" w14:paraId="2B9FC2BF" w14:textId="77777777" w:rsidTr="3284CEC1">
        <w:trPr>
          <w:trHeight w:val="300"/>
        </w:trPr>
        <w:tc>
          <w:tcPr>
            <w:tcW w:w="1368" w:type="dxa"/>
            <w:tcMar>
              <w:top w:w="100" w:type="dxa"/>
              <w:left w:w="100" w:type="dxa"/>
              <w:bottom w:w="100" w:type="dxa"/>
              <w:right w:w="100" w:type="dxa"/>
            </w:tcMar>
            <w:vAlign w:val="center"/>
          </w:tcPr>
          <w:p w14:paraId="1D1394E4" w14:textId="1D57EFD9" w:rsidR="3284CEC1" w:rsidRDefault="3284CEC1" w:rsidP="3284CEC1">
            <w:r>
              <w:t>Granja</w:t>
            </w:r>
          </w:p>
        </w:tc>
        <w:tc>
          <w:tcPr>
            <w:tcW w:w="6820" w:type="dxa"/>
            <w:tcMar>
              <w:top w:w="100" w:type="dxa"/>
              <w:left w:w="100" w:type="dxa"/>
              <w:bottom w:w="100" w:type="dxa"/>
              <w:right w:w="100" w:type="dxa"/>
            </w:tcMar>
            <w:vAlign w:val="center"/>
          </w:tcPr>
          <w:p w14:paraId="4B3C73C4" w14:textId="6FC8CBAC" w:rsidR="3284CEC1" w:rsidRDefault="3284CEC1" w:rsidP="3284CEC1">
            <w:r>
              <w:t xml:space="preserve">Construcción diseñada para obtener recursos de forma automática o </w:t>
            </w:r>
            <w:proofErr w:type="spellStart"/>
            <w:r>
              <w:t>semi-automática</w:t>
            </w:r>
            <w:proofErr w:type="spellEnd"/>
            <w:r>
              <w:t>.</w:t>
            </w:r>
          </w:p>
        </w:tc>
      </w:tr>
      <w:tr w:rsidR="3284CEC1" w14:paraId="68F7D8F6" w14:textId="77777777" w:rsidTr="3284CEC1">
        <w:trPr>
          <w:trHeight w:val="300"/>
        </w:trPr>
        <w:tc>
          <w:tcPr>
            <w:tcW w:w="1368" w:type="dxa"/>
            <w:tcMar>
              <w:top w:w="100" w:type="dxa"/>
              <w:left w:w="100" w:type="dxa"/>
              <w:bottom w:w="100" w:type="dxa"/>
              <w:right w:w="100" w:type="dxa"/>
            </w:tcMar>
            <w:vAlign w:val="center"/>
          </w:tcPr>
          <w:p w14:paraId="5C301AFD" w14:textId="025F477A" w:rsidR="3284CEC1" w:rsidRDefault="3284CEC1" w:rsidP="3284CEC1">
            <w:r>
              <w:t>IA (Inteligencia Artificial)</w:t>
            </w:r>
          </w:p>
        </w:tc>
        <w:tc>
          <w:tcPr>
            <w:tcW w:w="6820" w:type="dxa"/>
            <w:tcMar>
              <w:top w:w="100" w:type="dxa"/>
              <w:left w:w="100" w:type="dxa"/>
              <w:bottom w:w="100" w:type="dxa"/>
              <w:right w:w="100" w:type="dxa"/>
            </w:tcMar>
            <w:vAlign w:val="center"/>
          </w:tcPr>
          <w:p w14:paraId="6895539B" w14:textId="24F2F4E2" w:rsidR="3284CEC1" w:rsidRDefault="3284CEC1" w:rsidP="3284CEC1">
            <w:r>
              <w:t>Tecnología que permite a las máquinas realizar tareas que normalmente requieren inteligencia humana.</w:t>
            </w:r>
          </w:p>
        </w:tc>
      </w:tr>
      <w:tr w:rsidR="3284CEC1" w14:paraId="3C6773FD" w14:textId="77777777" w:rsidTr="3284CEC1">
        <w:trPr>
          <w:trHeight w:val="300"/>
        </w:trPr>
        <w:tc>
          <w:tcPr>
            <w:tcW w:w="1368" w:type="dxa"/>
            <w:tcMar>
              <w:top w:w="100" w:type="dxa"/>
              <w:left w:w="100" w:type="dxa"/>
              <w:bottom w:w="100" w:type="dxa"/>
              <w:right w:w="100" w:type="dxa"/>
            </w:tcMar>
            <w:vAlign w:val="center"/>
          </w:tcPr>
          <w:p w14:paraId="346EDE32" w14:textId="1946F0F4" w:rsidR="3284CEC1" w:rsidRDefault="3284CEC1" w:rsidP="3284CEC1">
            <w:r>
              <w:t xml:space="preserve">LLM (Large </w:t>
            </w:r>
            <w:proofErr w:type="spellStart"/>
            <w:r>
              <w:t>Language</w:t>
            </w:r>
            <w:proofErr w:type="spellEnd"/>
            <w:r>
              <w:t xml:space="preserve"> Model)</w:t>
            </w:r>
          </w:p>
        </w:tc>
        <w:tc>
          <w:tcPr>
            <w:tcW w:w="6820" w:type="dxa"/>
            <w:tcMar>
              <w:top w:w="100" w:type="dxa"/>
              <w:left w:w="100" w:type="dxa"/>
              <w:bottom w:w="100" w:type="dxa"/>
              <w:right w:w="100" w:type="dxa"/>
            </w:tcMar>
            <w:vAlign w:val="center"/>
          </w:tcPr>
          <w:p w14:paraId="50CD0440" w14:textId="6E5F8C9B" w:rsidR="3284CEC1" w:rsidRDefault="3284CEC1" w:rsidP="3284CEC1">
            <w:r>
              <w:t>Modelo de lenguaje entrenado con grandes cantidades de datos para comprender y generar texto.</w:t>
            </w:r>
          </w:p>
        </w:tc>
      </w:tr>
      <w:tr w:rsidR="3284CEC1" w14:paraId="12B2A682" w14:textId="77777777" w:rsidTr="3284CEC1">
        <w:trPr>
          <w:trHeight w:val="300"/>
        </w:trPr>
        <w:tc>
          <w:tcPr>
            <w:tcW w:w="1368" w:type="dxa"/>
            <w:tcMar>
              <w:top w:w="100" w:type="dxa"/>
              <w:left w:w="100" w:type="dxa"/>
              <w:bottom w:w="100" w:type="dxa"/>
              <w:right w:w="100" w:type="dxa"/>
            </w:tcMar>
            <w:vAlign w:val="center"/>
          </w:tcPr>
          <w:p w14:paraId="02049958" w14:textId="57588E72" w:rsidR="3284CEC1" w:rsidRDefault="3284CEC1" w:rsidP="3284CEC1">
            <w:proofErr w:type="spellStart"/>
            <w:r>
              <w:t>LLaMA</w:t>
            </w:r>
            <w:proofErr w:type="spellEnd"/>
          </w:p>
        </w:tc>
        <w:tc>
          <w:tcPr>
            <w:tcW w:w="6820" w:type="dxa"/>
            <w:tcMar>
              <w:top w:w="100" w:type="dxa"/>
              <w:left w:w="100" w:type="dxa"/>
              <w:bottom w:w="100" w:type="dxa"/>
              <w:right w:w="100" w:type="dxa"/>
            </w:tcMar>
            <w:vAlign w:val="center"/>
          </w:tcPr>
          <w:p w14:paraId="0ABD1D21" w14:textId="0B983766" w:rsidR="3284CEC1" w:rsidRDefault="3284CEC1" w:rsidP="3284CEC1">
            <w:r>
              <w:t>Familia de modelos de lenguaje de código abierto desarrollados por Meta AI.</w:t>
            </w:r>
          </w:p>
        </w:tc>
      </w:tr>
      <w:tr w:rsidR="3284CEC1" w14:paraId="0A7163E9" w14:textId="77777777" w:rsidTr="3284CEC1">
        <w:trPr>
          <w:trHeight w:val="300"/>
        </w:trPr>
        <w:tc>
          <w:tcPr>
            <w:tcW w:w="1368" w:type="dxa"/>
            <w:tcMar>
              <w:top w:w="100" w:type="dxa"/>
              <w:left w:w="100" w:type="dxa"/>
              <w:bottom w:w="100" w:type="dxa"/>
              <w:right w:w="100" w:type="dxa"/>
            </w:tcMar>
            <w:vAlign w:val="center"/>
          </w:tcPr>
          <w:p w14:paraId="2C7E7503" w14:textId="7E096D36" w:rsidR="3284CEC1" w:rsidRDefault="3284CEC1" w:rsidP="3284CEC1">
            <w:proofErr w:type="spellStart"/>
            <w:r>
              <w:t>Mob</w:t>
            </w:r>
            <w:proofErr w:type="spellEnd"/>
          </w:p>
        </w:tc>
        <w:tc>
          <w:tcPr>
            <w:tcW w:w="6820" w:type="dxa"/>
            <w:tcMar>
              <w:top w:w="100" w:type="dxa"/>
              <w:left w:w="100" w:type="dxa"/>
              <w:bottom w:w="100" w:type="dxa"/>
              <w:right w:w="100" w:type="dxa"/>
            </w:tcMar>
            <w:vAlign w:val="center"/>
          </w:tcPr>
          <w:p w14:paraId="52640698" w14:textId="031413A6" w:rsidR="3284CEC1" w:rsidRDefault="3284CEC1" w:rsidP="3284CEC1">
            <w:r>
              <w:t>Criatura o entidad viva del juego (hostil, pasiva o neutral).</w:t>
            </w:r>
          </w:p>
        </w:tc>
      </w:tr>
      <w:tr w:rsidR="3284CEC1" w14:paraId="69C78764" w14:textId="77777777" w:rsidTr="3284CEC1">
        <w:trPr>
          <w:trHeight w:val="300"/>
        </w:trPr>
        <w:tc>
          <w:tcPr>
            <w:tcW w:w="1368" w:type="dxa"/>
            <w:tcMar>
              <w:top w:w="100" w:type="dxa"/>
              <w:left w:w="100" w:type="dxa"/>
              <w:bottom w:w="100" w:type="dxa"/>
              <w:right w:w="100" w:type="dxa"/>
            </w:tcMar>
            <w:vAlign w:val="center"/>
          </w:tcPr>
          <w:p w14:paraId="6C406FFB" w14:textId="5526A098" w:rsidR="3284CEC1" w:rsidRDefault="3284CEC1" w:rsidP="3284CEC1">
            <w:r>
              <w:t>Nether (El Nether)</w:t>
            </w:r>
          </w:p>
        </w:tc>
        <w:tc>
          <w:tcPr>
            <w:tcW w:w="6820" w:type="dxa"/>
            <w:tcMar>
              <w:top w:w="100" w:type="dxa"/>
              <w:left w:w="100" w:type="dxa"/>
              <w:bottom w:w="100" w:type="dxa"/>
              <w:right w:w="100" w:type="dxa"/>
            </w:tcMar>
            <w:vAlign w:val="center"/>
          </w:tcPr>
          <w:p w14:paraId="3F9D5B00" w14:textId="6E9D2F59" w:rsidR="3284CEC1" w:rsidRDefault="3284CEC1" w:rsidP="3284CEC1">
            <w:r>
              <w:t xml:space="preserve">Dimensión infernal peligrosa, llena de lava, fuego y </w:t>
            </w:r>
            <w:proofErr w:type="spellStart"/>
            <w:r>
              <w:t>mobs</w:t>
            </w:r>
            <w:proofErr w:type="spellEnd"/>
            <w:r>
              <w:t xml:space="preserve"> únicos.</w:t>
            </w:r>
          </w:p>
        </w:tc>
      </w:tr>
      <w:tr w:rsidR="3284CEC1" w14:paraId="37BFE7AF" w14:textId="77777777" w:rsidTr="3284CEC1">
        <w:trPr>
          <w:trHeight w:val="300"/>
        </w:trPr>
        <w:tc>
          <w:tcPr>
            <w:tcW w:w="1368" w:type="dxa"/>
            <w:tcMar>
              <w:top w:w="100" w:type="dxa"/>
              <w:left w:w="100" w:type="dxa"/>
              <w:bottom w:w="100" w:type="dxa"/>
              <w:right w:w="100" w:type="dxa"/>
            </w:tcMar>
            <w:vAlign w:val="center"/>
          </w:tcPr>
          <w:p w14:paraId="2DD54EB7" w14:textId="1BA05BB1" w:rsidR="3284CEC1" w:rsidRDefault="3284CEC1" w:rsidP="3284CEC1">
            <w:proofErr w:type="spellStart"/>
            <w:r>
              <w:t>Netherite</w:t>
            </w:r>
            <w:proofErr w:type="spellEnd"/>
          </w:p>
        </w:tc>
        <w:tc>
          <w:tcPr>
            <w:tcW w:w="6820" w:type="dxa"/>
            <w:tcMar>
              <w:top w:w="100" w:type="dxa"/>
              <w:left w:w="100" w:type="dxa"/>
              <w:bottom w:w="100" w:type="dxa"/>
              <w:right w:w="100" w:type="dxa"/>
            </w:tcMar>
            <w:vAlign w:val="center"/>
          </w:tcPr>
          <w:p w14:paraId="3FC37CF6" w14:textId="094F9C90" w:rsidR="3284CEC1" w:rsidRDefault="3284CEC1" w:rsidP="3284CEC1">
            <w:r>
              <w:t>Material más resistente del juego, obtenido en el Nether.</w:t>
            </w:r>
          </w:p>
        </w:tc>
      </w:tr>
      <w:tr w:rsidR="3284CEC1" w14:paraId="48047EEB" w14:textId="77777777" w:rsidTr="3284CEC1">
        <w:trPr>
          <w:trHeight w:val="300"/>
        </w:trPr>
        <w:tc>
          <w:tcPr>
            <w:tcW w:w="1368" w:type="dxa"/>
            <w:tcMar>
              <w:top w:w="100" w:type="dxa"/>
              <w:left w:w="100" w:type="dxa"/>
              <w:bottom w:w="100" w:type="dxa"/>
              <w:right w:w="100" w:type="dxa"/>
            </w:tcMar>
            <w:vAlign w:val="center"/>
          </w:tcPr>
          <w:p w14:paraId="6A268D04" w14:textId="02955732" w:rsidR="3284CEC1" w:rsidRDefault="3284CEC1" w:rsidP="3284CEC1">
            <w:proofErr w:type="spellStart"/>
            <w:r>
              <w:lastRenderedPageBreak/>
              <w:t>Overworld</w:t>
            </w:r>
            <w:proofErr w:type="spellEnd"/>
            <w:r>
              <w:t xml:space="preserve"> (El </w:t>
            </w:r>
            <w:proofErr w:type="spellStart"/>
            <w:r>
              <w:t>Overworld</w:t>
            </w:r>
            <w:proofErr w:type="spellEnd"/>
            <w:r>
              <w:t>)</w:t>
            </w:r>
          </w:p>
        </w:tc>
        <w:tc>
          <w:tcPr>
            <w:tcW w:w="6820" w:type="dxa"/>
            <w:tcMar>
              <w:top w:w="100" w:type="dxa"/>
              <w:left w:w="100" w:type="dxa"/>
              <w:bottom w:w="100" w:type="dxa"/>
              <w:right w:w="100" w:type="dxa"/>
            </w:tcMar>
            <w:vAlign w:val="center"/>
          </w:tcPr>
          <w:p w14:paraId="58A69657" w14:textId="7AA3C3E3" w:rsidR="3284CEC1" w:rsidRDefault="3284CEC1" w:rsidP="3284CEC1">
            <w:r>
              <w:t>Dimensión principal y más segura del juego donde comienza el jugador.</w:t>
            </w:r>
          </w:p>
        </w:tc>
      </w:tr>
      <w:tr w:rsidR="3284CEC1" w14:paraId="5CEF02A5" w14:textId="77777777" w:rsidTr="3284CEC1">
        <w:trPr>
          <w:trHeight w:val="300"/>
        </w:trPr>
        <w:tc>
          <w:tcPr>
            <w:tcW w:w="1368" w:type="dxa"/>
            <w:tcMar>
              <w:top w:w="100" w:type="dxa"/>
              <w:left w:w="100" w:type="dxa"/>
              <w:bottom w:w="100" w:type="dxa"/>
              <w:right w:w="100" w:type="dxa"/>
            </w:tcMar>
            <w:vAlign w:val="center"/>
          </w:tcPr>
          <w:p w14:paraId="5E197051" w14:textId="7C6730A2" w:rsidR="3284CEC1" w:rsidRDefault="3284CEC1" w:rsidP="3284CEC1">
            <w:r>
              <w:t>Pociones</w:t>
            </w:r>
          </w:p>
        </w:tc>
        <w:tc>
          <w:tcPr>
            <w:tcW w:w="6820" w:type="dxa"/>
            <w:tcMar>
              <w:top w:w="100" w:type="dxa"/>
              <w:left w:w="100" w:type="dxa"/>
              <w:bottom w:w="100" w:type="dxa"/>
              <w:right w:w="100" w:type="dxa"/>
            </w:tcMar>
            <w:vAlign w:val="center"/>
          </w:tcPr>
          <w:p w14:paraId="27C5C5CA" w14:textId="7361BDDF" w:rsidR="3284CEC1" w:rsidRDefault="3284CEC1" w:rsidP="3284CEC1">
            <w:r>
              <w:t>Bebidas con efectos especiales creadas mediante el sistema de alquimia.</w:t>
            </w:r>
          </w:p>
        </w:tc>
      </w:tr>
      <w:tr w:rsidR="3284CEC1" w14:paraId="5D07FEF0" w14:textId="77777777" w:rsidTr="3284CEC1">
        <w:trPr>
          <w:trHeight w:val="300"/>
        </w:trPr>
        <w:tc>
          <w:tcPr>
            <w:tcW w:w="1368" w:type="dxa"/>
            <w:tcMar>
              <w:top w:w="100" w:type="dxa"/>
              <w:left w:w="100" w:type="dxa"/>
              <w:bottom w:w="100" w:type="dxa"/>
              <w:right w:w="100" w:type="dxa"/>
            </w:tcMar>
            <w:vAlign w:val="center"/>
          </w:tcPr>
          <w:p w14:paraId="2DFAAD20" w14:textId="188DD626" w:rsidR="3284CEC1" w:rsidRDefault="3284CEC1" w:rsidP="3284CEC1">
            <w:r>
              <w:t>Racha (</w:t>
            </w:r>
            <w:proofErr w:type="spellStart"/>
            <w:r>
              <w:t>Streak</w:t>
            </w:r>
            <w:proofErr w:type="spellEnd"/>
            <w:r>
              <w:t>)</w:t>
            </w:r>
          </w:p>
        </w:tc>
        <w:tc>
          <w:tcPr>
            <w:tcW w:w="6820" w:type="dxa"/>
            <w:tcMar>
              <w:top w:w="100" w:type="dxa"/>
              <w:left w:w="100" w:type="dxa"/>
              <w:bottom w:w="100" w:type="dxa"/>
              <w:right w:w="100" w:type="dxa"/>
            </w:tcMar>
            <w:vAlign w:val="center"/>
          </w:tcPr>
          <w:p w14:paraId="59237F20" w14:textId="1155C047" w:rsidR="3284CEC1" w:rsidRDefault="3284CEC1" w:rsidP="3284CEC1">
            <w:r>
              <w:t xml:space="preserve">Sistema de recompensas por uso continuo diario dentro de </w:t>
            </w:r>
            <w:proofErr w:type="spellStart"/>
            <w:r>
              <w:t>Minetico</w:t>
            </w:r>
            <w:proofErr w:type="spellEnd"/>
            <w:r>
              <w:t>.</w:t>
            </w:r>
          </w:p>
        </w:tc>
      </w:tr>
      <w:tr w:rsidR="3284CEC1" w14:paraId="4CE198DA" w14:textId="77777777" w:rsidTr="3284CEC1">
        <w:trPr>
          <w:trHeight w:val="300"/>
        </w:trPr>
        <w:tc>
          <w:tcPr>
            <w:tcW w:w="1368" w:type="dxa"/>
            <w:tcMar>
              <w:top w:w="100" w:type="dxa"/>
              <w:left w:w="100" w:type="dxa"/>
              <w:bottom w:w="100" w:type="dxa"/>
              <w:right w:w="100" w:type="dxa"/>
            </w:tcMar>
            <w:vAlign w:val="center"/>
          </w:tcPr>
          <w:p w14:paraId="53595729" w14:textId="7EA8ED56" w:rsidR="3284CEC1" w:rsidRDefault="3284CEC1" w:rsidP="3284CEC1">
            <w:r>
              <w:t>Redstone</w:t>
            </w:r>
          </w:p>
        </w:tc>
        <w:tc>
          <w:tcPr>
            <w:tcW w:w="6820" w:type="dxa"/>
            <w:tcMar>
              <w:top w:w="100" w:type="dxa"/>
              <w:left w:w="100" w:type="dxa"/>
              <w:bottom w:w="100" w:type="dxa"/>
              <w:right w:w="100" w:type="dxa"/>
            </w:tcMar>
            <w:vAlign w:val="center"/>
          </w:tcPr>
          <w:p w14:paraId="3C0C465F" w14:textId="606F116C" w:rsidR="3284CEC1" w:rsidRDefault="3284CEC1" w:rsidP="3284CEC1">
            <w:r>
              <w:t>Sistema de circuitos eléctricos del juego para crear automatizaciones y máquinas.</w:t>
            </w:r>
          </w:p>
        </w:tc>
      </w:tr>
      <w:tr w:rsidR="3284CEC1" w14:paraId="3BF6B5A8" w14:textId="77777777" w:rsidTr="3284CEC1">
        <w:trPr>
          <w:trHeight w:val="300"/>
        </w:trPr>
        <w:tc>
          <w:tcPr>
            <w:tcW w:w="1368" w:type="dxa"/>
            <w:tcMar>
              <w:top w:w="100" w:type="dxa"/>
              <w:left w:w="100" w:type="dxa"/>
              <w:bottom w:w="100" w:type="dxa"/>
              <w:right w:w="100" w:type="dxa"/>
            </w:tcMar>
            <w:vAlign w:val="center"/>
          </w:tcPr>
          <w:p w14:paraId="23FA9CD2" w14:textId="132B785F" w:rsidR="3284CEC1" w:rsidRDefault="3284CEC1" w:rsidP="3284CEC1">
            <w:r>
              <w:t>Seed</w:t>
            </w:r>
          </w:p>
        </w:tc>
        <w:tc>
          <w:tcPr>
            <w:tcW w:w="6820" w:type="dxa"/>
            <w:tcMar>
              <w:top w:w="100" w:type="dxa"/>
              <w:left w:w="100" w:type="dxa"/>
              <w:bottom w:w="100" w:type="dxa"/>
              <w:right w:w="100" w:type="dxa"/>
            </w:tcMar>
            <w:vAlign w:val="center"/>
          </w:tcPr>
          <w:p w14:paraId="7E39583A" w14:textId="1D7F993D" w:rsidR="3284CEC1" w:rsidRDefault="3284CEC1" w:rsidP="3284CEC1">
            <w:r>
              <w:t>Semilla numérica que determina la generación de un mundo específico.</w:t>
            </w:r>
          </w:p>
        </w:tc>
      </w:tr>
      <w:tr w:rsidR="3284CEC1" w14:paraId="51BD7F4B" w14:textId="77777777" w:rsidTr="3284CEC1">
        <w:trPr>
          <w:trHeight w:val="300"/>
        </w:trPr>
        <w:tc>
          <w:tcPr>
            <w:tcW w:w="1368" w:type="dxa"/>
            <w:tcMar>
              <w:top w:w="100" w:type="dxa"/>
              <w:left w:w="100" w:type="dxa"/>
              <w:bottom w:w="100" w:type="dxa"/>
              <w:right w:w="100" w:type="dxa"/>
            </w:tcMar>
            <w:vAlign w:val="center"/>
          </w:tcPr>
          <w:p w14:paraId="36BD952E" w14:textId="492E5A9A" w:rsidR="3284CEC1" w:rsidRDefault="3284CEC1" w:rsidP="3284CEC1">
            <w:r>
              <w:t>Skin</w:t>
            </w:r>
          </w:p>
        </w:tc>
        <w:tc>
          <w:tcPr>
            <w:tcW w:w="6820" w:type="dxa"/>
            <w:tcMar>
              <w:top w:w="100" w:type="dxa"/>
              <w:left w:w="100" w:type="dxa"/>
              <w:bottom w:w="100" w:type="dxa"/>
              <w:right w:w="100" w:type="dxa"/>
            </w:tcMar>
            <w:vAlign w:val="center"/>
          </w:tcPr>
          <w:p w14:paraId="5AD09496" w14:textId="7507C062" w:rsidR="3284CEC1" w:rsidRDefault="3284CEC1" w:rsidP="3284CEC1">
            <w:r>
              <w:t xml:space="preserve">Apariencia visual personalizable de la mascota virtual en </w:t>
            </w:r>
            <w:proofErr w:type="spellStart"/>
            <w:r>
              <w:t>Minetico</w:t>
            </w:r>
            <w:proofErr w:type="spellEnd"/>
            <w:r>
              <w:t>.</w:t>
            </w:r>
          </w:p>
        </w:tc>
      </w:tr>
      <w:tr w:rsidR="3284CEC1" w14:paraId="1A5FA1F0" w14:textId="77777777" w:rsidTr="3284CEC1">
        <w:trPr>
          <w:trHeight w:val="300"/>
        </w:trPr>
        <w:tc>
          <w:tcPr>
            <w:tcW w:w="1368" w:type="dxa"/>
            <w:tcMar>
              <w:top w:w="100" w:type="dxa"/>
              <w:left w:w="100" w:type="dxa"/>
              <w:bottom w:w="100" w:type="dxa"/>
              <w:right w:w="100" w:type="dxa"/>
            </w:tcMar>
            <w:vAlign w:val="center"/>
          </w:tcPr>
          <w:p w14:paraId="0F003C6A" w14:textId="3D90CDE8" w:rsidR="3284CEC1" w:rsidRDefault="3284CEC1" w:rsidP="3284CEC1">
            <w:r>
              <w:t>Estructura generada</w:t>
            </w:r>
          </w:p>
        </w:tc>
        <w:tc>
          <w:tcPr>
            <w:tcW w:w="6820" w:type="dxa"/>
            <w:tcMar>
              <w:top w:w="100" w:type="dxa"/>
              <w:left w:w="100" w:type="dxa"/>
              <w:bottom w:w="100" w:type="dxa"/>
              <w:right w:w="100" w:type="dxa"/>
            </w:tcMar>
            <w:vAlign w:val="center"/>
          </w:tcPr>
          <w:p w14:paraId="254FAD94" w14:textId="2E736127" w:rsidR="3284CEC1" w:rsidRDefault="3284CEC1" w:rsidP="3284CEC1">
            <w:r>
              <w:t>Construcciones naturales que aparecen automáticamente en el mundo (aldeas, fortalezas, etc.).</w:t>
            </w:r>
          </w:p>
        </w:tc>
      </w:tr>
      <w:tr w:rsidR="3284CEC1" w14:paraId="43DF2BEF" w14:textId="77777777" w:rsidTr="3284CEC1">
        <w:trPr>
          <w:trHeight w:val="300"/>
        </w:trPr>
        <w:tc>
          <w:tcPr>
            <w:tcW w:w="1368" w:type="dxa"/>
            <w:tcMar>
              <w:top w:w="100" w:type="dxa"/>
              <w:left w:w="100" w:type="dxa"/>
              <w:bottom w:w="100" w:type="dxa"/>
              <w:right w:w="100" w:type="dxa"/>
            </w:tcMar>
            <w:vAlign w:val="center"/>
          </w:tcPr>
          <w:p w14:paraId="7894C6FB" w14:textId="215295D8" w:rsidR="3284CEC1" w:rsidRDefault="3284CEC1" w:rsidP="3284CEC1">
            <w:r>
              <w:t>Usuario</w:t>
            </w:r>
          </w:p>
        </w:tc>
        <w:tc>
          <w:tcPr>
            <w:tcW w:w="6820" w:type="dxa"/>
            <w:tcMar>
              <w:top w:w="100" w:type="dxa"/>
              <w:left w:w="100" w:type="dxa"/>
              <w:bottom w:w="100" w:type="dxa"/>
              <w:right w:w="100" w:type="dxa"/>
            </w:tcMar>
            <w:vAlign w:val="center"/>
          </w:tcPr>
          <w:p w14:paraId="07DA12D7" w14:textId="6D6E8AEF" w:rsidR="3284CEC1" w:rsidRDefault="3284CEC1" w:rsidP="3284CEC1">
            <w:r>
              <w:t xml:space="preserve">Persona que interactúa con el sistema </w:t>
            </w:r>
            <w:proofErr w:type="spellStart"/>
            <w:r>
              <w:t>Minetico</w:t>
            </w:r>
            <w:proofErr w:type="spellEnd"/>
            <w:r>
              <w:t>.</w:t>
            </w:r>
          </w:p>
        </w:tc>
      </w:tr>
      <w:tr w:rsidR="3284CEC1" w14:paraId="69D9DF7E" w14:textId="77777777" w:rsidTr="3284CEC1">
        <w:trPr>
          <w:trHeight w:val="300"/>
        </w:trPr>
        <w:tc>
          <w:tcPr>
            <w:tcW w:w="1368" w:type="dxa"/>
            <w:tcMar>
              <w:top w:w="100" w:type="dxa"/>
              <w:left w:w="100" w:type="dxa"/>
              <w:bottom w:w="100" w:type="dxa"/>
              <w:right w:w="100" w:type="dxa"/>
            </w:tcMar>
            <w:vAlign w:val="center"/>
          </w:tcPr>
          <w:p w14:paraId="36FED461" w14:textId="61E23F18" w:rsidR="3284CEC1" w:rsidRDefault="3284CEC1" w:rsidP="3284CEC1">
            <w:r>
              <w:t>Wither</w:t>
            </w:r>
          </w:p>
        </w:tc>
        <w:tc>
          <w:tcPr>
            <w:tcW w:w="6820" w:type="dxa"/>
            <w:tcMar>
              <w:top w:w="100" w:type="dxa"/>
              <w:left w:w="100" w:type="dxa"/>
              <w:bottom w:w="100" w:type="dxa"/>
              <w:right w:w="100" w:type="dxa"/>
            </w:tcMar>
            <w:vAlign w:val="center"/>
          </w:tcPr>
          <w:p w14:paraId="1998A07E" w14:textId="432C470F" w:rsidR="3284CEC1" w:rsidRDefault="3284CEC1" w:rsidP="3284CEC1">
            <w:r>
              <w:t>Boss volador creado por el jugador que lanza cráneos explosivos.</w:t>
            </w:r>
          </w:p>
        </w:tc>
      </w:tr>
      <w:tr w:rsidR="3284CEC1" w14:paraId="4BB5D3CC" w14:textId="77777777" w:rsidTr="3284CEC1">
        <w:trPr>
          <w:trHeight w:val="300"/>
        </w:trPr>
        <w:tc>
          <w:tcPr>
            <w:tcW w:w="1368" w:type="dxa"/>
            <w:tcMar>
              <w:top w:w="100" w:type="dxa"/>
              <w:left w:w="100" w:type="dxa"/>
              <w:bottom w:w="100" w:type="dxa"/>
              <w:right w:w="100" w:type="dxa"/>
            </w:tcMar>
            <w:vAlign w:val="center"/>
          </w:tcPr>
          <w:p w14:paraId="6AD4381E" w14:textId="3EBBDA38" w:rsidR="3284CEC1" w:rsidRDefault="3284CEC1" w:rsidP="3284CEC1">
            <w:r>
              <w:t>Dragón del End</w:t>
            </w:r>
          </w:p>
        </w:tc>
        <w:tc>
          <w:tcPr>
            <w:tcW w:w="6820" w:type="dxa"/>
            <w:tcMar>
              <w:top w:w="100" w:type="dxa"/>
              <w:left w:w="100" w:type="dxa"/>
              <w:bottom w:w="100" w:type="dxa"/>
              <w:right w:w="100" w:type="dxa"/>
            </w:tcMar>
            <w:vAlign w:val="center"/>
          </w:tcPr>
          <w:p w14:paraId="488601BF" w14:textId="12DDABDE" w:rsidR="3284CEC1" w:rsidRDefault="3284CEC1" w:rsidP="3284CEC1">
            <w:r>
              <w:t>Boss final del juego que debe ser derrotado para completar la historia principal.</w:t>
            </w:r>
          </w:p>
        </w:tc>
      </w:tr>
    </w:tbl>
    <w:p w14:paraId="011C39FA" w14:textId="4B9BFC57" w:rsidR="3284CEC1" w:rsidRDefault="3284CEC1" w:rsidP="3284CEC1">
      <w:pPr>
        <w:pStyle w:val="Normalindentado4"/>
      </w:pPr>
    </w:p>
    <w:p w14:paraId="7E384F54" w14:textId="1D28A9D4" w:rsidR="2578365B" w:rsidRDefault="2578365B" w:rsidP="63304AB4">
      <w:pPr>
        <w:pStyle w:val="Ttulo4"/>
        <w:spacing w:after="40"/>
        <w:ind w:left="300"/>
      </w:pPr>
      <w:r w:rsidRPr="63304AB4">
        <w:rPr>
          <w:rFonts w:eastAsia="Arial" w:cs="Arial"/>
          <w:color w:val="000000" w:themeColor="text1"/>
          <w:sz w:val="22"/>
          <w:szCs w:val="22"/>
        </w:rPr>
        <w:t xml:space="preserve">A.2 Ejemplos de interacción con </w:t>
      </w:r>
      <w:proofErr w:type="spellStart"/>
      <w:r w:rsidRPr="63304AB4">
        <w:rPr>
          <w:rFonts w:eastAsia="Arial" w:cs="Arial"/>
          <w:color w:val="000000" w:themeColor="text1"/>
          <w:sz w:val="22"/>
          <w:szCs w:val="22"/>
        </w:rPr>
        <w:t>Minetico</w:t>
      </w:r>
      <w:proofErr w:type="spellEnd"/>
      <w:r w:rsidRPr="63304AB4">
        <w:rPr>
          <w:rFonts w:eastAsia="Arial" w:cs="Arial"/>
          <w:color w:val="000000" w:themeColor="text1"/>
          <w:sz w:val="22"/>
          <w:szCs w:val="22"/>
        </w:rPr>
        <w:t xml:space="preserve"> (chat)</w:t>
      </w:r>
    </w:p>
    <w:p w14:paraId="650256FC" w14:textId="2C851DC3" w:rsidR="63304AB4" w:rsidRDefault="63304AB4"/>
    <w:p w14:paraId="41395581" w14:textId="3EBBABFC" w:rsidR="2578365B" w:rsidRDefault="2578365B" w:rsidP="63304AB4">
      <w:pPr>
        <w:ind w:left="300"/>
      </w:pPr>
      <w:r w:rsidRPr="63304AB4">
        <w:rPr>
          <w:rFonts w:eastAsia="Arial" w:cs="Arial"/>
          <w:b/>
          <w:bCs/>
          <w:color w:val="000000" w:themeColor="text1"/>
          <w:szCs w:val="20"/>
        </w:rPr>
        <w:t>Ejemplo 1 – Pregunta básica</w:t>
      </w:r>
    </w:p>
    <w:p w14:paraId="4F1F30C3" w14:textId="49CA08A6" w:rsidR="2578365B" w:rsidRDefault="2578365B" w:rsidP="63304AB4">
      <w:pPr>
        <w:ind w:left="300"/>
      </w:pPr>
      <w:r w:rsidRPr="63304AB4">
        <w:rPr>
          <w:rFonts w:eastAsia="Arial" w:cs="Arial"/>
          <w:b/>
          <w:bCs/>
          <w:color w:val="000000" w:themeColor="text1"/>
          <w:szCs w:val="20"/>
        </w:rPr>
        <w:t>Usuario:</w:t>
      </w:r>
      <w:r w:rsidRPr="63304AB4">
        <w:rPr>
          <w:rFonts w:eastAsia="Arial" w:cs="Arial"/>
          <w:color w:val="000000" w:themeColor="text1"/>
          <w:szCs w:val="20"/>
        </w:rPr>
        <w:t xml:space="preserve"> ¿Cómo hago una granja de hierro automática?</w:t>
      </w:r>
    </w:p>
    <w:p w14:paraId="3AEFC30F" w14:textId="423B8384" w:rsidR="2578365B" w:rsidRDefault="2578365B" w:rsidP="63304AB4">
      <w:pPr>
        <w:spacing w:before="240" w:after="240"/>
      </w:pPr>
      <w:proofErr w:type="spellStart"/>
      <w:r w:rsidRPr="63304AB4">
        <w:rPr>
          <w:rFonts w:eastAsia="Arial" w:cs="Arial"/>
          <w:b/>
          <w:bCs/>
          <w:color w:val="000000" w:themeColor="text1"/>
          <w:szCs w:val="20"/>
        </w:rPr>
        <w:t>Minetico</w:t>
      </w:r>
      <w:proofErr w:type="spellEnd"/>
      <w:r w:rsidRPr="63304AB4">
        <w:rPr>
          <w:rFonts w:eastAsia="Arial" w:cs="Arial"/>
          <w:b/>
          <w:bCs/>
          <w:color w:val="000000" w:themeColor="text1"/>
          <w:szCs w:val="20"/>
        </w:rPr>
        <w:t>:</w:t>
      </w:r>
      <w:r w:rsidRPr="63304AB4">
        <w:rPr>
          <w:rFonts w:eastAsia="Arial" w:cs="Arial"/>
          <w:color w:val="000000" w:themeColor="text1"/>
          <w:szCs w:val="20"/>
        </w:rPr>
        <w:t xml:space="preserve"> ¡Claro! Necesitas 3 aldeanos, 1 </w:t>
      </w:r>
      <w:proofErr w:type="spellStart"/>
      <w:proofErr w:type="gramStart"/>
      <w:r w:rsidRPr="63304AB4">
        <w:rPr>
          <w:rFonts w:eastAsia="Arial" w:cs="Arial"/>
          <w:color w:val="000000" w:themeColor="text1"/>
          <w:szCs w:val="20"/>
        </w:rPr>
        <w:t>zombie</w:t>
      </w:r>
      <w:proofErr w:type="spellEnd"/>
      <w:proofErr w:type="gramEnd"/>
      <w:r w:rsidRPr="63304AB4">
        <w:rPr>
          <w:rFonts w:eastAsia="Arial" w:cs="Arial"/>
          <w:color w:val="000000" w:themeColor="text1"/>
          <w:szCs w:val="20"/>
        </w:rPr>
        <w:t>, bloques de hierro, trampillas y un rail. Te explico paso a paso con imágenes mentales…</w:t>
      </w:r>
    </w:p>
    <w:p w14:paraId="69EF1774" w14:textId="377EF46A" w:rsidR="2578365B" w:rsidRDefault="2578365B" w:rsidP="63304AB4">
      <w:pPr>
        <w:ind w:left="300"/>
      </w:pPr>
      <w:r w:rsidRPr="63304AB4">
        <w:rPr>
          <w:rFonts w:eastAsia="Arial" w:cs="Arial"/>
          <w:b/>
          <w:bCs/>
          <w:color w:val="000000" w:themeColor="text1"/>
          <w:szCs w:val="20"/>
        </w:rPr>
        <w:t>Ejemplo 2 – Pregunta avanzada</w:t>
      </w:r>
    </w:p>
    <w:p w14:paraId="2FBA7A6D" w14:textId="66091F79" w:rsidR="2578365B" w:rsidRDefault="2578365B" w:rsidP="63304AB4">
      <w:pPr>
        <w:ind w:left="300"/>
      </w:pPr>
      <w:r w:rsidRPr="63304AB4">
        <w:rPr>
          <w:rFonts w:eastAsia="Arial" w:cs="Arial"/>
          <w:b/>
          <w:bCs/>
          <w:color w:val="000000" w:themeColor="text1"/>
          <w:szCs w:val="20"/>
        </w:rPr>
        <w:t>Usuario:</w:t>
      </w:r>
      <w:r w:rsidRPr="63304AB4">
        <w:rPr>
          <w:rFonts w:eastAsia="Arial" w:cs="Arial"/>
          <w:color w:val="000000" w:themeColor="text1"/>
          <w:szCs w:val="20"/>
        </w:rPr>
        <w:t xml:space="preserve"> </w:t>
      </w:r>
      <w:proofErr w:type="gramStart"/>
      <w:r w:rsidRPr="63304AB4">
        <w:rPr>
          <w:rFonts w:eastAsia="Arial" w:cs="Arial"/>
          <w:color w:val="000000" w:themeColor="text1"/>
          <w:szCs w:val="20"/>
        </w:rPr>
        <w:t xml:space="preserve">¿Cuál es la mejor </w:t>
      </w:r>
      <w:proofErr w:type="spellStart"/>
      <w:r w:rsidRPr="63304AB4">
        <w:rPr>
          <w:rFonts w:eastAsia="Arial" w:cs="Arial"/>
          <w:color w:val="000000" w:themeColor="text1"/>
          <w:szCs w:val="20"/>
        </w:rPr>
        <w:t>seed</w:t>
      </w:r>
      <w:proofErr w:type="spellEnd"/>
      <w:r w:rsidRPr="63304AB4">
        <w:rPr>
          <w:rFonts w:eastAsia="Arial" w:cs="Arial"/>
          <w:color w:val="000000" w:themeColor="text1"/>
          <w:szCs w:val="20"/>
        </w:rPr>
        <w:t xml:space="preserve"> para encontrar un </w:t>
      </w:r>
      <w:proofErr w:type="spellStart"/>
      <w:r w:rsidRPr="63304AB4">
        <w:rPr>
          <w:rFonts w:eastAsia="Arial" w:cs="Arial"/>
          <w:color w:val="000000" w:themeColor="text1"/>
          <w:szCs w:val="20"/>
        </w:rPr>
        <w:t>stronghold</w:t>
      </w:r>
      <w:proofErr w:type="spellEnd"/>
      <w:r w:rsidRPr="63304AB4">
        <w:rPr>
          <w:rFonts w:eastAsia="Arial" w:cs="Arial"/>
          <w:color w:val="000000" w:themeColor="text1"/>
          <w:szCs w:val="20"/>
        </w:rPr>
        <w:t xml:space="preserve"> cerca del </w:t>
      </w:r>
      <w:proofErr w:type="spellStart"/>
      <w:r w:rsidRPr="63304AB4">
        <w:rPr>
          <w:rFonts w:eastAsia="Arial" w:cs="Arial"/>
          <w:color w:val="000000" w:themeColor="text1"/>
          <w:szCs w:val="20"/>
        </w:rPr>
        <w:t>spawn</w:t>
      </w:r>
      <w:proofErr w:type="spellEnd"/>
      <w:r w:rsidRPr="63304AB4">
        <w:rPr>
          <w:rFonts w:eastAsia="Arial" w:cs="Arial"/>
          <w:color w:val="000000" w:themeColor="text1"/>
          <w:szCs w:val="20"/>
        </w:rPr>
        <w:t xml:space="preserve"> en 1.</w:t>
      </w:r>
      <w:proofErr w:type="gramEnd"/>
      <w:r w:rsidRPr="63304AB4">
        <w:rPr>
          <w:rFonts w:eastAsia="Arial" w:cs="Arial"/>
          <w:color w:val="000000" w:themeColor="text1"/>
          <w:szCs w:val="20"/>
        </w:rPr>
        <w:t>21?</w:t>
      </w:r>
    </w:p>
    <w:p w14:paraId="77367518" w14:textId="2B5E1C06" w:rsidR="2578365B" w:rsidRDefault="2578365B" w:rsidP="63304AB4">
      <w:pPr>
        <w:spacing w:before="240" w:after="240"/>
      </w:pPr>
      <w:proofErr w:type="spellStart"/>
      <w:r w:rsidRPr="63304AB4">
        <w:rPr>
          <w:rFonts w:eastAsia="Arial" w:cs="Arial"/>
          <w:b/>
          <w:bCs/>
          <w:color w:val="000000" w:themeColor="text1"/>
          <w:szCs w:val="20"/>
        </w:rPr>
        <w:t>Minetico</w:t>
      </w:r>
      <w:proofErr w:type="spellEnd"/>
      <w:r w:rsidRPr="63304AB4">
        <w:rPr>
          <w:rFonts w:eastAsia="Arial" w:cs="Arial"/>
          <w:b/>
          <w:bCs/>
          <w:color w:val="000000" w:themeColor="text1"/>
          <w:szCs w:val="20"/>
        </w:rPr>
        <w:t>:</w:t>
      </w:r>
      <w:r w:rsidRPr="63304AB4">
        <w:rPr>
          <w:rFonts w:eastAsia="Arial" w:cs="Arial"/>
          <w:color w:val="000000" w:themeColor="text1"/>
          <w:szCs w:val="20"/>
        </w:rPr>
        <w:t xml:space="preserve"> En la versión 1.21 la </w:t>
      </w:r>
      <w:proofErr w:type="spellStart"/>
      <w:r w:rsidRPr="63304AB4">
        <w:rPr>
          <w:rFonts w:eastAsia="Arial" w:cs="Arial"/>
          <w:color w:val="000000" w:themeColor="text1"/>
          <w:szCs w:val="20"/>
        </w:rPr>
        <w:t>seed</w:t>
      </w:r>
      <w:proofErr w:type="spellEnd"/>
      <w:r w:rsidRPr="63304AB4">
        <w:rPr>
          <w:rFonts w:eastAsia="Arial" w:cs="Arial"/>
          <w:color w:val="000000" w:themeColor="text1"/>
          <w:szCs w:val="20"/>
        </w:rPr>
        <w:t xml:space="preserve"> “-1234567890” te deja un </w:t>
      </w:r>
      <w:proofErr w:type="spellStart"/>
      <w:r w:rsidRPr="63304AB4">
        <w:rPr>
          <w:rFonts w:eastAsia="Arial" w:cs="Arial"/>
          <w:color w:val="000000" w:themeColor="text1"/>
          <w:szCs w:val="20"/>
        </w:rPr>
        <w:t>stronghold</w:t>
      </w:r>
      <w:proofErr w:type="spellEnd"/>
      <w:r w:rsidRPr="63304AB4">
        <w:rPr>
          <w:rFonts w:eastAsia="Arial" w:cs="Arial"/>
          <w:color w:val="000000" w:themeColor="text1"/>
          <w:szCs w:val="20"/>
        </w:rPr>
        <w:t xml:space="preserve"> a solo 120 bloques del </w:t>
      </w:r>
      <w:proofErr w:type="spellStart"/>
      <w:r w:rsidRPr="63304AB4">
        <w:rPr>
          <w:rFonts w:eastAsia="Arial" w:cs="Arial"/>
          <w:color w:val="000000" w:themeColor="text1"/>
          <w:szCs w:val="20"/>
        </w:rPr>
        <w:t>spawn</w:t>
      </w:r>
      <w:proofErr w:type="spellEnd"/>
      <w:r w:rsidRPr="63304AB4">
        <w:rPr>
          <w:rFonts w:eastAsia="Arial" w:cs="Arial"/>
          <w:color w:val="000000" w:themeColor="text1"/>
          <w:szCs w:val="20"/>
        </w:rPr>
        <w:t xml:space="preserve">. ¿Quieres las coordenadas exactas y coordenadas de </w:t>
      </w:r>
      <w:proofErr w:type="spellStart"/>
      <w:r w:rsidRPr="63304AB4">
        <w:rPr>
          <w:rFonts w:eastAsia="Arial" w:cs="Arial"/>
          <w:color w:val="000000" w:themeColor="text1"/>
          <w:szCs w:val="20"/>
        </w:rPr>
        <w:t>eye</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of</w:t>
      </w:r>
      <w:proofErr w:type="spellEnd"/>
      <w:r w:rsidRPr="63304AB4">
        <w:rPr>
          <w:rFonts w:eastAsia="Arial" w:cs="Arial"/>
          <w:color w:val="000000" w:themeColor="text1"/>
          <w:szCs w:val="20"/>
        </w:rPr>
        <w:t xml:space="preserve"> </w:t>
      </w:r>
      <w:proofErr w:type="spellStart"/>
      <w:r w:rsidRPr="63304AB4">
        <w:rPr>
          <w:rFonts w:eastAsia="Arial" w:cs="Arial"/>
          <w:color w:val="000000" w:themeColor="text1"/>
          <w:szCs w:val="20"/>
        </w:rPr>
        <w:t>ender</w:t>
      </w:r>
      <w:proofErr w:type="spellEnd"/>
      <w:r w:rsidRPr="63304AB4">
        <w:rPr>
          <w:rFonts w:eastAsia="Arial" w:cs="Arial"/>
          <w:color w:val="000000" w:themeColor="text1"/>
          <w:szCs w:val="20"/>
        </w:rPr>
        <w:t>?</w:t>
      </w:r>
    </w:p>
    <w:p w14:paraId="184D2708" w14:textId="75DA20CB" w:rsidR="2578365B" w:rsidRDefault="2578365B" w:rsidP="63304AB4">
      <w:pPr>
        <w:ind w:left="300"/>
      </w:pPr>
      <w:r w:rsidRPr="63304AB4">
        <w:rPr>
          <w:rFonts w:eastAsia="Arial" w:cs="Arial"/>
          <w:b/>
          <w:bCs/>
          <w:color w:val="000000" w:themeColor="text1"/>
          <w:szCs w:val="20"/>
        </w:rPr>
        <w:t>Ejemplo 3 – Pregunta con contexto de racha</w:t>
      </w:r>
    </w:p>
    <w:p w14:paraId="442D0CB5" w14:textId="39EE0F51" w:rsidR="2578365B" w:rsidRDefault="2578365B" w:rsidP="63304AB4">
      <w:pPr>
        <w:ind w:left="300"/>
      </w:pPr>
      <w:r w:rsidRPr="63304AB4">
        <w:rPr>
          <w:rFonts w:eastAsia="Arial" w:cs="Arial"/>
          <w:b/>
          <w:bCs/>
          <w:color w:val="000000" w:themeColor="text1"/>
          <w:szCs w:val="20"/>
        </w:rPr>
        <w:t>Usuario:</w:t>
      </w:r>
      <w:r w:rsidRPr="63304AB4">
        <w:rPr>
          <w:rFonts w:eastAsia="Arial" w:cs="Arial"/>
          <w:color w:val="000000" w:themeColor="text1"/>
          <w:szCs w:val="20"/>
        </w:rPr>
        <w:t xml:space="preserve"> Llevo 7 días de racha, ¿qué recompensa me das?</w:t>
      </w:r>
    </w:p>
    <w:p w14:paraId="3414764C" w14:textId="0A2BD5E4" w:rsidR="2578365B" w:rsidRDefault="2578365B" w:rsidP="63304AB4">
      <w:pPr>
        <w:spacing w:before="240" w:after="240"/>
      </w:pPr>
      <w:proofErr w:type="spellStart"/>
      <w:r w:rsidRPr="63304AB4">
        <w:rPr>
          <w:rFonts w:eastAsia="Arial" w:cs="Arial"/>
          <w:b/>
          <w:bCs/>
          <w:color w:val="000000" w:themeColor="text1"/>
          <w:szCs w:val="20"/>
        </w:rPr>
        <w:t>Minetico</w:t>
      </w:r>
      <w:proofErr w:type="spellEnd"/>
      <w:r w:rsidRPr="63304AB4">
        <w:rPr>
          <w:rFonts w:eastAsia="Arial" w:cs="Arial"/>
          <w:b/>
          <w:bCs/>
          <w:color w:val="000000" w:themeColor="text1"/>
          <w:szCs w:val="20"/>
        </w:rPr>
        <w:t>:</w:t>
      </w:r>
      <w:r w:rsidRPr="63304AB4">
        <w:rPr>
          <w:rFonts w:eastAsia="Arial" w:cs="Arial"/>
          <w:color w:val="000000" w:themeColor="text1"/>
          <w:szCs w:val="20"/>
        </w:rPr>
        <w:t xml:space="preserve"> ¡Felicidades </w:t>
      </w:r>
      <w:proofErr w:type="gramStart"/>
      <w:r w:rsidRPr="63304AB4">
        <w:rPr>
          <w:rFonts w:eastAsia="Arial" w:cs="Arial"/>
          <w:color w:val="000000" w:themeColor="text1"/>
          <w:szCs w:val="20"/>
        </w:rPr>
        <w:t>crack</w:t>
      </w:r>
      <w:proofErr w:type="gramEnd"/>
      <w:r w:rsidRPr="63304AB4">
        <w:rPr>
          <w:rFonts w:eastAsia="Arial" w:cs="Arial"/>
          <w:color w:val="000000" w:themeColor="text1"/>
          <w:szCs w:val="20"/>
        </w:rPr>
        <w:t>! 🔥 Por tu racha de 7 días desbloqueas la skin “</w:t>
      </w:r>
      <w:proofErr w:type="spellStart"/>
      <w:r w:rsidRPr="63304AB4">
        <w:rPr>
          <w:rFonts w:eastAsia="Arial" w:cs="Arial"/>
          <w:color w:val="000000" w:themeColor="text1"/>
          <w:szCs w:val="20"/>
        </w:rPr>
        <w:t>Creeper</w:t>
      </w:r>
      <w:proofErr w:type="spellEnd"/>
      <w:r w:rsidRPr="63304AB4">
        <w:rPr>
          <w:rFonts w:eastAsia="Arial" w:cs="Arial"/>
          <w:color w:val="000000" w:themeColor="text1"/>
          <w:szCs w:val="20"/>
        </w:rPr>
        <w:t xml:space="preserve"> Glow”. ¿Quieres que te muestre cómo se ve?</w:t>
      </w:r>
    </w:p>
    <w:p w14:paraId="709C2C3A" w14:textId="7BCD91D1" w:rsidR="2578365B" w:rsidRDefault="2578365B" w:rsidP="63304AB4">
      <w:pPr>
        <w:spacing w:before="240" w:after="240"/>
      </w:pPr>
      <w:r w:rsidRPr="63304AB4">
        <w:rPr>
          <w:rFonts w:eastAsia="Arial" w:cs="Arial"/>
          <w:i/>
          <w:iCs/>
          <w:color w:val="000000" w:themeColor="text1"/>
          <w:szCs w:val="20"/>
        </w:rPr>
        <w:t>(Puedes agregar más ejemplos reales que ya hayas probado con tu modelo)</w:t>
      </w:r>
    </w:p>
    <w:p w14:paraId="08F41F9E" w14:textId="66226EA9" w:rsidR="2578365B" w:rsidRDefault="2578365B" w:rsidP="63304AB4">
      <w:pPr>
        <w:pStyle w:val="Ttulo4"/>
        <w:spacing w:after="40"/>
        <w:ind w:left="300"/>
      </w:pPr>
      <w:r w:rsidRPr="63304AB4">
        <w:rPr>
          <w:rFonts w:eastAsia="Arial" w:cs="Arial"/>
          <w:color w:val="000000" w:themeColor="text1"/>
          <w:sz w:val="22"/>
          <w:szCs w:val="22"/>
        </w:rPr>
        <w:t>A.3 Mockups y pantallazos de la interfaz</w:t>
      </w:r>
    </w:p>
    <w:p w14:paraId="62799EBD" w14:textId="7078296F" w:rsidR="63304AB4" w:rsidRDefault="1FC3B141" w:rsidP="38364DCE">
      <w:pPr>
        <w:ind w:firstLine="300"/>
        <w:rPr>
          <w:rFonts w:eastAsia="Arial" w:cs="Arial"/>
          <w:szCs w:val="20"/>
        </w:rPr>
      </w:pPr>
      <w:r w:rsidRPr="38364DCE">
        <w:rPr>
          <w:rFonts w:eastAsia="Arial" w:cs="Arial"/>
          <w:b/>
          <w:bCs/>
          <w:color w:val="000000" w:themeColor="text1"/>
          <w:szCs w:val="20"/>
        </w:rPr>
        <w:t xml:space="preserve">Figura A.1 – Pantalla principal de </w:t>
      </w:r>
      <w:proofErr w:type="spellStart"/>
      <w:r w:rsidRPr="38364DCE">
        <w:rPr>
          <w:rFonts w:eastAsia="Arial" w:cs="Arial"/>
          <w:b/>
          <w:bCs/>
          <w:color w:val="000000" w:themeColor="text1"/>
          <w:szCs w:val="20"/>
        </w:rPr>
        <w:t>Minetico</w:t>
      </w:r>
      <w:proofErr w:type="spellEnd"/>
    </w:p>
    <w:p w14:paraId="453B827B" w14:textId="3CF727B9" w:rsidR="38364DCE" w:rsidRDefault="38364DCE" w:rsidP="38364DCE">
      <w:pPr>
        <w:ind w:left="300"/>
      </w:pPr>
    </w:p>
    <w:p w14:paraId="01877556" w14:textId="230E106C" w:rsidR="1FC3B141" w:rsidRDefault="1FC3B141" w:rsidP="6551CCE3">
      <w:pPr>
        <w:ind w:left="300"/>
      </w:pPr>
      <w:r>
        <w:rPr>
          <w:noProof/>
        </w:rPr>
        <w:lastRenderedPageBreak/>
        <w:drawing>
          <wp:inline distT="0" distB="0" distL="0" distR="0" wp14:anchorId="38B4E9E6" wp14:editId="39A0ED55">
            <wp:extent cx="4968027" cy="3636197"/>
            <wp:effectExtent l="0" t="0" r="0" b="0"/>
            <wp:docPr id="1724814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4409" name="Picture 1724814409"/>
                    <pic:cNvPicPr/>
                  </pic:nvPicPr>
                  <pic:blipFill>
                    <a:blip r:embed="rId19">
                      <a:extLst>
                        <a:ext uri="{28A0092B-C50C-407E-A947-70E740481C1C}">
                          <a14:useLocalDpi xmlns:a14="http://schemas.microsoft.com/office/drawing/2010/main"/>
                        </a:ext>
                      </a:extLst>
                    </a:blip>
                    <a:srcRect l="22155" t="7446" r="21556" b="19503"/>
                    <a:stretch>
                      <a:fillRect/>
                    </a:stretch>
                  </pic:blipFill>
                  <pic:spPr>
                    <a:xfrm>
                      <a:off x="0" y="0"/>
                      <a:ext cx="4968027" cy="3636197"/>
                    </a:xfrm>
                    <a:prstGeom prst="rect">
                      <a:avLst/>
                    </a:prstGeom>
                  </pic:spPr>
                </pic:pic>
              </a:graphicData>
            </a:graphic>
          </wp:inline>
        </w:drawing>
      </w:r>
    </w:p>
    <w:p w14:paraId="3C1B9D9E" w14:textId="45885F31" w:rsidR="38364DCE" w:rsidRDefault="38364DCE" w:rsidP="38364DCE">
      <w:pPr>
        <w:ind w:left="300"/>
        <w:rPr>
          <w:rFonts w:eastAsia="Arial" w:cs="Arial"/>
          <w:b/>
          <w:bCs/>
          <w:color w:val="000000" w:themeColor="text1"/>
        </w:rPr>
      </w:pPr>
    </w:p>
    <w:p w14:paraId="05DA778C" w14:textId="0F0EC44E" w:rsidR="1FC3B141" w:rsidRDefault="1FC3B141" w:rsidP="38364DCE">
      <w:pPr>
        <w:ind w:left="300"/>
        <w:rPr>
          <w:rFonts w:eastAsia="Arial" w:cs="Arial"/>
          <w:szCs w:val="20"/>
        </w:rPr>
      </w:pPr>
      <w:r w:rsidRPr="1C41FCEA">
        <w:rPr>
          <w:rFonts w:eastAsia="Arial" w:cs="Arial"/>
          <w:b/>
          <w:color w:val="000000" w:themeColor="text1"/>
        </w:rPr>
        <w:t>Figura A.2 – Preguntas Avanzadas</w:t>
      </w:r>
    </w:p>
    <w:p w14:paraId="09431269" w14:textId="66ECD58E" w:rsidR="00B00C75" w:rsidRDefault="00B00C75" w:rsidP="6CDCD78F">
      <w:pPr>
        <w:spacing w:before="240" w:after="240"/>
      </w:pPr>
    </w:p>
    <w:p w14:paraId="35725723" w14:textId="7913DB4B" w:rsidR="38364DCE" w:rsidRDefault="1FC3B141" w:rsidP="38364DCE">
      <w:pPr>
        <w:spacing w:before="240" w:after="240"/>
      </w:pPr>
      <w:r>
        <w:rPr>
          <w:noProof/>
        </w:rPr>
        <w:drawing>
          <wp:inline distT="0" distB="0" distL="0" distR="0" wp14:anchorId="6F28FA36" wp14:editId="53D204D2">
            <wp:extent cx="5218983" cy="3422293"/>
            <wp:effectExtent l="0" t="0" r="0" b="0"/>
            <wp:docPr id="1123058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1345" name="Picture 1673091345"/>
                    <pic:cNvPicPr/>
                  </pic:nvPicPr>
                  <pic:blipFill>
                    <a:blip r:embed="rId20">
                      <a:extLst>
                        <a:ext uri="{28A0092B-C50C-407E-A947-70E740481C1C}">
                          <a14:useLocalDpi xmlns:a14="http://schemas.microsoft.com/office/drawing/2010/main"/>
                        </a:ext>
                      </a:extLst>
                    </a:blip>
                    <a:srcRect l="20843" t="7522" r="16873" b="19911"/>
                    <a:stretch>
                      <a:fillRect/>
                    </a:stretch>
                  </pic:blipFill>
                  <pic:spPr>
                    <a:xfrm>
                      <a:off x="0" y="0"/>
                      <a:ext cx="5218983" cy="3422293"/>
                    </a:xfrm>
                    <a:prstGeom prst="rect">
                      <a:avLst/>
                    </a:prstGeom>
                  </pic:spPr>
                </pic:pic>
              </a:graphicData>
            </a:graphic>
          </wp:inline>
        </w:drawing>
      </w:r>
    </w:p>
    <w:p w14:paraId="0E4A2D8D" w14:textId="216709B7" w:rsidR="6A53B733" w:rsidRDefault="6A53B733" w:rsidP="6A53B733">
      <w:pPr>
        <w:ind w:left="300"/>
        <w:rPr>
          <w:rFonts w:eastAsia="Arial" w:cs="Arial"/>
          <w:b/>
          <w:bCs/>
          <w:color w:val="000000" w:themeColor="text1"/>
        </w:rPr>
      </w:pPr>
    </w:p>
    <w:p w14:paraId="0C841634" w14:textId="73F67AF2" w:rsidR="2578365B" w:rsidRDefault="2578365B" w:rsidP="63304AB4">
      <w:pPr>
        <w:ind w:left="300"/>
      </w:pPr>
      <w:r>
        <w:br/>
      </w:r>
      <w:r w:rsidRPr="4A84D4C3">
        <w:rPr>
          <w:rFonts w:eastAsia="Arial" w:cs="Arial"/>
          <w:b/>
          <w:color w:val="000000" w:themeColor="text1"/>
        </w:rPr>
        <w:t>Figura A.3 – Chat en acción respondiendo pregunta de Minecraft</w:t>
      </w:r>
    </w:p>
    <w:p w14:paraId="75D1D0DD" w14:textId="74883704" w:rsidR="732530A4" w:rsidRDefault="732530A4" w:rsidP="732530A4">
      <w:pPr>
        <w:spacing w:before="240" w:after="240"/>
      </w:pPr>
    </w:p>
    <w:p w14:paraId="3949CAD1" w14:textId="024E978E" w:rsidR="0FD313AC" w:rsidRDefault="0FD313AC" w:rsidP="7ACB1A7C">
      <w:pPr>
        <w:spacing w:before="240" w:after="240"/>
      </w:pPr>
      <w:r>
        <w:rPr>
          <w:noProof/>
        </w:rPr>
        <w:drawing>
          <wp:inline distT="0" distB="0" distL="0" distR="0" wp14:anchorId="52F15D06" wp14:editId="7EF25424">
            <wp:extent cx="5479778" cy="3710298"/>
            <wp:effectExtent l="0" t="0" r="0" b="0"/>
            <wp:docPr id="358694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94471" name="Picture 358694471"/>
                    <pic:cNvPicPr/>
                  </pic:nvPicPr>
                  <pic:blipFill>
                    <a:blip r:embed="rId21">
                      <a:extLst>
                        <a:ext uri="{28A0092B-C50C-407E-A947-70E740481C1C}">
                          <a14:useLocalDpi xmlns:a14="http://schemas.microsoft.com/office/drawing/2010/main"/>
                        </a:ext>
                      </a:extLst>
                    </a:blip>
                    <a:srcRect l="22007" t="7931" r="20270" b="22413"/>
                    <a:stretch>
                      <a:fillRect/>
                    </a:stretch>
                  </pic:blipFill>
                  <pic:spPr>
                    <a:xfrm>
                      <a:off x="0" y="0"/>
                      <a:ext cx="5479778" cy="3710298"/>
                    </a:xfrm>
                    <a:prstGeom prst="rect">
                      <a:avLst/>
                    </a:prstGeom>
                  </pic:spPr>
                </pic:pic>
              </a:graphicData>
            </a:graphic>
          </wp:inline>
        </w:drawing>
      </w:r>
    </w:p>
    <w:p w14:paraId="1AEB2969" w14:textId="4A50E1BF" w:rsidR="00EA46DD" w:rsidRDefault="00EA46DD" w:rsidP="63304AB4">
      <w:pPr>
        <w:pStyle w:val="Ttulo4"/>
        <w:spacing w:after="40"/>
        <w:ind w:left="300"/>
        <w:rPr>
          <w:rFonts w:eastAsia="Arial" w:cs="Arial"/>
          <w:color w:val="000000" w:themeColor="text1"/>
          <w:sz w:val="22"/>
          <w:szCs w:val="22"/>
        </w:rPr>
      </w:pPr>
      <w:r>
        <w:rPr>
          <w:rFonts w:eastAsia="Arial" w:cs="Arial"/>
          <w:color w:val="000000" w:themeColor="text1"/>
          <w:sz w:val="22"/>
          <w:szCs w:val="22"/>
        </w:rPr>
        <w:t xml:space="preserve">Figura </w:t>
      </w:r>
      <w:r>
        <w:rPr>
          <w:rFonts w:eastAsia="Arial" w:cs="Arial"/>
          <w:color w:val="000000" w:themeColor="text1"/>
          <w:sz w:val="22"/>
          <w:szCs w:val="22"/>
        </w:rPr>
        <w:tab/>
        <w:t xml:space="preserve">A.3,1 Logo </w:t>
      </w:r>
      <w:proofErr w:type="spellStart"/>
      <w:r>
        <w:rPr>
          <w:rFonts w:eastAsia="Arial" w:cs="Arial"/>
          <w:color w:val="000000" w:themeColor="text1"/>
          <w:sz w:val="22"/>
          <w:szCs w:val="22"/>
        </w:rPr>
        <w:t>minetico</w:t>
      </w:r>
      <w:proofErr w:type="spellEnd"/>
    </w:p>
    <w:p w14:paraId="11217094" w14:textId="4F7086BA" w:rsidR="00EA46DD" w:rsidRPr="00EA46DD" w:rsidRDefault="00EA46DD" w:rsidP="00EA46DD">
      <w:pPr>
        <w:pStyle w:val="Normalindentado4"/>
        <w:rPr>
          <w:rFonts w:eastAsia="Arial"/>
        </w:rPr>
      </w:pPr>
      <w:r>
        <w:rPr>
          <w:rFonts w:eastAsia="Arial"/>
          <w:noProof/>
        </w:rPr>
        <w:drawing>
          <wp:inline distT="0" distB="0" distL="0" distR="0" wp14:anchorId="32F5C112" wp14:editId="245087DC">
            <wp:extent cx="2087880" cy="2087880"/>
            <wp:effectExtent l="0" t="0" r="7620" b="7620"/>
            <wp:docPr id="17520672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7880" cy="2087880"/>
                    </a:xfrm>
                    <a:prstGeom prst="rect">
                      <a:avLst/>
                    </a:prstGeom>
                    <a:noFill/>
                  </pic:spPr>
                </pic:pic>
              </a:graphicData>
            </a:graphic>
          </wp:inline>
        </w:drawing>
      </w:r>
    </w:p>
    <w:p w14:paraId="06A04E13" w14:textId="74C4AA6C" w:rsidR="2578365B" w:rsidRDefault="2578365B" w:rsidP="63304AB4">
      <w:pPr>
        <w:pStyle w:val="Ttulo4"/>
        <w:spacing w:after="40"/>
        <w:ind w:left="300"/>
      </w:pPr>
      <w:r w:rsidRPr="63304AB4">
        <w:rPr>
          <w:rFonts w:eastAsia="Arial" w:cs="Arial"/>
          <w:color w:val="000000" w:themeColor="text1"/>
          <w:sz w:val="22"/>
          <w:szCs w:val="22"/>
        </w:rPr>
        <w:t xml:space="preserve">A.4 Base de conocimiento de Minecraft soportada por </w:t>
      </w:r>
      <w:proofErr w:type="spellStart"/>
      <w:r w:rsidRPr="63304AB4">
        <w:rPr>
          <w:rFonts w:eastAsia="Arial" w:cs="Arial"/>
          <w:color w:val="000000" w:themeColor="text1"/>
          <w:sz w:val="22"/>
          <w:szCs w:val="22"/>
        </w:rPr>
        <w:t>Minetico</w:t>
      </w:r>
      <w:proofErr w:type="spellEnd"/>
    </w:p>
    <w:p w14:paraId="7F66EF05" w14:textId="0F7F5617" w:rsidR="2578365B" w:rsidRDefault="2578365B" w:rsidP="63304AB4">
      <w:pPr>
        <w:spacing w:before="240" w:after="240"/>
      </w:pPr>
      <w:proofErr w:type="spellStart"/>
      <w:r w:rsidRPr="63304AB4">
        <w:rPr>
          <w:rFonts w:eastAsia="Arial" w:cs="Arial"/>
          <w:color w:val="000000" w:themeColor="text1"/>
          <w:szCs w:val="20"/>
        </w:rPr>
        <w:t>Minetico</w:t>
      </w:r>
      <w:proofErr w:type="spellEnd"/>
      <w:r w:rsidRPr="63304AB4">
        <w:rPr>
          <w:rFonts w:eastAsia="Arial" w:cs="Arial"/>
          <w:color w:val="000000" w:themeColor="text1"/>
          <w:szCs w:val="20"/>
        </w:rPr>
        <w:t xml:space="preserve"> está entrenado para responder sobre los siguientes temas principales:</w:t>
      </w:r>
    </w:p>
    <w:p w14:paraId="63F7D843" w14:textId="39D6783F"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Mecánicas básicas y avanzadas de supervivencia</w:t>
      </w:r>
    </w:p>
    <w:p w14:paraId="1CB5E9B8" w14:textId="53F9283A"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 xml:space="preserve">Construcción y </w:t>
      </w:r>
      <w:proofErr w:type="spellStart"/>
      <w:r w:rsidRPr="63304AB4">
        <w:rPr>
          <w:rFonts w:eastAsia="Arial" w:cs="Arial"/>
          <w:color w:val="000000" w:themeColor="text1"/>
          <w:szCs w:val="20"/>
        </w:rPr>
        <w:t>redstone</w:t>
      </w:r>
      <w:proofErr w:type="spellEnd"/>
      <w:r w:rsidRPr="63304AB4">
        <w:rPr>
          <w:rFonts w:eastAsia="Arial" w:cs="Arial"/>
          <w:color w:val="000000" w:themeColor="text1"/>
          <w:szCs w:val="20"/>
        </w:rPr>
        <w:t xml:space="preserve"> (granjas automáticas, circuitos)</w:t>
      </w:r>
    </w:p>
    <w:p w14:paraId="6BC0D37D" w14:textId="527F4C71"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Dimensiones (</w:t>
      </w:r>
      <w:proofErr w:type="spellStart"/>
      <w:r w:rsidRPr="63304AB4">
        <w:rPr>
          <w:rFonts w:eastAsia="Arial" w:cs="Arial"/>
          <w:color w:val="000000" w:themeColor="text1"/>
          <w:szCs w:val="20"/>
        </w:rPr>
        <w:t>Overworld</w:t>
      </w:r>
      <w:proofErr w:type="spellEnd"/>
      <w:r w:rsidRPr="63304AB4">
        <w:rPr>
          <w:rFonts w:eastAsia="Arial" w:cs="Arial"/>
          <w:color w:val="000000" w:themeColor="text1"/>
          <w:szCs w:val="20"/>
        </w:rPr>
        <w:t>, Nether, End)</w:t>
      </w:r>
    </w:p>
    <w:p w14:paraId="4EC5015A" w14:textId="5A6B13BE" w:rsidR="2578365B" w:rsidRDefault="2578365B" w:rsidP="63304AB4">
      <w:pPr>
        <w:pStyle w:val="Prrafodelista"/>
        <w:numPr>
          <w:ilvl w:val="0"/>
          <w:numId w:val="31"/>
        </w:numPr>
        <w:spacing w:before="200" w:after="200"/>
        <w:rPr>
          <w:rFonts w:eastAsia="Arial" w:cs="Arial"/>
          <w:color w:val="000000" w:themeColor="text1"/>
          <w:szCs w:val="20"/>
        </w:rPr>
      </w:pPr>
      <w:proofErr w:type="spellStart"/>
      <w:r w:rsidRPr="63304AB4">
        <w:rPr>
          <w:rFonts w:eastAsia="Arial" w:cs="Arial"/>
          <w:color w:val="000000" w:themeColor="text1"/>
          <w:szCs w:val="20"/>
        </w:rPr>
        <w:t>Mobs</w:t>
      </w:r>
      <w:proofErr w:type="spellEnd"/>
      <w:r w:rsidRPr="63304AB4">
        <w:rPr>
          <w:rFonts w:eastAsia="Arial" w:cs="Arial"/>
          <w:color w:val="000000" w:themeColor="text1"/>
          <w:szCs w:val="20"/>
        </w:rPr>
        <w:t>, jefes y combates</w:t>
      </w:r>
    </w:p>
    <w:p w14:paraId="544BC9AB" w14:textId="0DCAA8C9"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Biomas, estructuras y generación de mundo</w:t>
      </w:r>
    </w:p>
    <w:p w14:paraId="543186B2" w14:textId="3308DE36"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Actualizaciones recientes (1.20, 1.21, etc.)</w:t>
      </w:r>
    </w:p>
    <w:p w14:paraId="4DDE3E86" w14:textId="754BF587"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t xml:space="preserve">Trucos, </w:t>
      </w:r>
      <w:proofErr w:type="spellStart"/>
      <w:r w:rsidRPr="63304AB4">
        <w:rPr>
          <w:rFonts w:eastAsia="Arial" w:cs="Arial"/>
          <w:color w:val="000000" w:themeColor="text1"/>
          <w:szCs w:val="20"/>
        </w:rPr>
        <w:t>seeds</w:t>
      </w:r>
      <w:proofErr w:type="spellEnd"/>
      <w:r w:rsidRPr="63304AB4">
        <w:rPr>
          <w:rFonts w:eastAsia="Arial" w:cs="Arial"/>
          <w:color w:val="000000" w:themeColor="text1"/>
          <w:szCs w:val="20"/>
        </w:rPr>
        <w:t xml:space="preserve"> y comandos</w:t>
      </w:r>
    </w:p>
    <w:p w14:paraId="5FA091E6" w14:textId="1F75DB25" w:rsidR="2578365B" w:rsidRDefault="2578365B" w:rsidP="63304AB4">
      <w:pPr>
        <w:pStyle w:val="Prrafodelista"/>
        <w:numPr>
          <w:ilvl w:val="0"/>
          <w:numId w:val="31"/>
        </w:numPr>
        <w:spacing w:before="200" w:after="200"/>
        <w:rPr>
          <w:rFonts w:eastAsia="Arial" w:cs="Arial"/>
          <w:color w:val="000000" w:themeColor="text1"/>
          <w:szCs w:val="20"/>
        </w:rPr>
      </w:pPr>
      <w:r w:rsidRPr="63304AB4">
        <w:rPr>
          <w:rFonts w:eastAsia="Arial" w:cs="Arial"/>
          <w:color w:val="000000" w:themeColor="text1"/>
          <w:szCs w:val="20"/>
        </w:rPr>
        <w:lastRenderedPageBreak/>
        <w:t>Mods más populares (solo información, no ejecución)</w:t>
      </w:r>
    </w:p>
    <w:p w14:paraId="50C34410" w14:textId="4C540DAD" w:rsidR="2578365B" w:rsidRDefault="2578365B" w:rsidP="63304AB4">
      <w:pPr>
        <w:pStyle w:val="Ttulo4"/>
        <w:spacing w:after="40"/>
        <w:ind w:left="300"/>
      </w:pPr>
      <w:r w:rsidRPr="59C28732">
        <w:rPr>
          <w:rFonts w:eastAsia="Arial" w:cs="Arial"/>
          <w:color w:val="000000" w:themeColor="text1"/>
          <w:sz w:val="22"/>
          <w:szCs w:val="22"/>
        </w:rPr>
        <w:t>A.5 D</w:t>
      </w:r>
      <w:r w:rsidR="7D764609" w:rsidRPr="59C28732">
        <w:rPr>
          <w:rFonts w:eastAsia="Arial" w:cs="Arial"/>
          <w:color w:val="000000" w:themeColor="text1"/>
          <w:sz w:val="22"/>
          <w:szCs w:val="22"/>
        </w:rPr>
        <w:t xml:space="preserve">iagrama </w:t>
      </w:r>
      <w:r w:rsidR="7D764609" w:rsidRPr="4BBF0FBD">
        <w:rPr>
          <w:rFonts w:eastAsia="Arial" w:cs="Arial"/>
          <w:color w:val="000000" w:themeColor="text1"/>
          <w:sz w:val="22"/>
          <w:szCs w:val="22"/>
        </w:rPr>
        <w:t>inicio en la web</w:t>
      </w:r>
    </w:p>
    <w:p w14:paraId="099E2A8D" w14:textId="5ED10FAA" w:rsidR="51480719" w:rsidRDefault="7D764609" w:rsidP="434B25A5">
      <w:pPr>
        <w:spacing w:before="240" w:after="240"/>
      </w:pPr>
      <w:r>
        <w:rPr>
          <w:noProof/>
        </w:rPr>
        <w:drawing>
          <wp:inline distT="0" distB="0" distL="0" distR="0" wp14:anchorId="35B986D5" wp14:editId="57C11158">
            <wp:extent cx="3705225" cy="5557838"/>
            <wp:effectExtent l="0" t="0" r="0" b="0"/>
            <wp:docPr id="183209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9647" name="Picture 183209647"/>
                    <pic:cNvPicPr/>
                  </pic:nvPicPr>
                  <pic:blipFill>
                    <a:blip r:embed="rId23">
                      <a:extLst>
                        <a:ext uri="{28A0092B-C50C-407E-A947-70E740481C1C}">
                          <a14:useLocalDpi xmlns:a14="http://schemas.microsoft.com/office/drawing/2010/main"/>
                        </a:ext>
                      </a:extLst>
                    </a:blip>
                    <a:stretch>
                      <a:fillRect/>
                    </a:stretch>
                  </pic:blipFill>
                  <pic:spPr>
                    <a:xfrm>
                      <a:off x="0" y="0"/>
                      <a:ext cx="3705225" cy="5557838"/>
                    </a:xfrm>
                    <a:prstGeom prst="rect">
                      <a:avLst/>
                    </a:prstGeom>
                  </pic:spPr>
                </pic:pic>
              </a:graphicData>
            </a:graphic>
          </wp:inline>
        </w:drawing>
      </w:r>
    </w:p>
    <w:p w14:paraId="3AC8FB3A" w14:textId="4A862E18" w:rsidR="1D39C593" w:rsidRDefault="1D39C593" w:rsidP="1D39C593">
      <w:pPr>
        <w:ind w:left="300"/>
        <w:rPr>
          <w:rFonts w:eastAsia="Arial" w:cs="Arial"/>
          <w:b/>
          <w:bCs/>
          <w:color w:val="000000" w:themeColor="text1"/>
        </w:rPr>
      </w:pPr>
    </w:p>
    <w:p w14:paraId="48FE4F13" w14:textId="723ECE05" w:rsidR="1D39C593" w:rsidRDefault="1D39C593" w:rsidP="1D39C593">
      <w:pPr>
        <w:ind w:left="300"/>
        <w:rPr>
          <w:rFonts w:eastAsia="Arial" w:cs="Arial"/>
          <w:b/>
          <w:bCs/>
          <w:color w:val="000000" w:themeColor="text1"/>
        </w:rPr>
      </w:pPr>
    </w:p>
    <w:p w14:paraId="0DD12BF2" w14:textId="5413432A" w:rsidR="1D39C593" w:rsidRDefault="1D39C593" w:rsidP="1D39C593">
      <w:pPr>
        <w:ind w:left="300"/>
        <w:rPr>
          <w:rFonts w:eastAsia="Arial" w:cs="Arial"/>
          <w:b/>
          <w:bCs/>
          <w:color w:val="000000" w:themeColor="text1"/>
        </w:rPr>
      </w:pPr>
    </w:p>
    <w:p w14:paraId="62957175" w14:textId="0300D218" w:rsidR="1D39C593" w:rsidRDefault="1D39C593" w:rsidP="1D39C593">
      <w:pPr>
        <w:ind w:left="300"/>
        <w:rPr>
          <w:rFonts w:eastAsia="Arial" w:cs="Arial"/>
          <w:b/>
          <w:bCs/>
          <w:color w:val="000000" w:themeColor="text1"/>
        </w:rPr>
      </w:pPr>
    </w:p>
    <w:p w14:paraId="033C2E3B" w14:textId="086DE33B" w:rsidR="1D39C593" w:rsidRDefault="1D39C593" w:rsidP="1D39C593">
      <w:pPr>
        <w:ind w:left="300"/>
        <w:rPr>
          <w:rFonts w:eastAsia="Arial" w:cs="Arial"/>
          <w:b/>
          <w:bCs/>
          <w:color w:val="000000" w:themeColor="text1"/>
        </w:rPr>
      </w:pPr>
    </w:p>
    <w:p w14:paraId="224A8651" w14:textId="30FF310E" w:rsidR="1D39C593" w:rsidRDefault="1D39C593" w:rsidP="1D39C593">
      <w:pPr>
        <w:ind w:left="300"/>
        <w:rPr>
          <w:rFonts w:eastAsia="Arial" w:cs="Arial"/>
          <w:b/>
          <w:bCs/>
          <w:color w:val="000000" w:themeColor="text1"/>
        </w:rPr>
      </w:pPr>
    </w:p>
    <w:p w14:paraId="7D5B7F86" w14:textId="54503ECC" w:rsidR="2578365B" w:rsidRDefault="2578365B" w:rsidP="63304AB4">
      <w:pPr>
        <w:ind w:left="300"/>
      </w:pPr>
      <w:r w:rsidRPr="533A2013">
        <w:rPr>
          <w:rFonts w:eastAsia="Arial" w:cs="Arial"/>
          <w:b/>
          <w:color w:val="000000" w:themeColor="text1"/>
        </w:rPr>
        <w:t>Figura A.6 – Flujo de conversación Chat + IA</w:t>
      </w:r>
    </w:p>
    <w:p w14:paraId="14244252" w14:textId="72191AD3" w:rsidR="00575196" w:rsidRDefault="59EEABAD" w:rsidP="1D39C593">
      <w:pPr>
        <w:spacing w:before="240" w:after="240"/>
      </w:pPr>
      <w:r>
        <w:rPr>
          <w:noProof/>
        </w:rPr>
        <w:lastRenderedPageBreak/>
        <w:drawing>
          <wp:inline distT="0" distB="0" distL="0" distR="0" wp14:anchorId="43654216" wp14:editId="393C15E6">
            <wp:extent cx="3594100" cy="5391150"/>
            <wp:effectExtent l="0" t="0" r="0" b="0"/>
            <wp:docPr id="341731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48872" name="Picture 2005148872"/>
                    <pic:cNvPicPr/>
                  </pic:nvPicPr>
                  <pic:blipFill>
                    <a:blip r:embed="rId24">
                      <a:extLst>
                        <a:ext uri="{28A0092B-C50C-407E-A947-70E740481C1C}">
                          <a14:useLocalDpi xmlns:a14="http://schemas.microsoft.com/office/drawing/2010/main"/>
                        </a:ext>
                      </a:extLst>
                    </a:blip>
                    <a:stretch>
                      <a:fillRect/>
                    </a:stretch>
                  </pic:blipFill>
                  <pic:spPr>
                    <a:xfrm>
                      <a:off x="0" y="0"/>
                      <a:ext cx="3594100" cy="5391150"/>
                    </a:xfrm>
                    <a:prstGeom prst="rect">
                      <a:avLst/>
                    </a:prstGeom>
                  </pic:spPr>
                </pic:pic>
              </a:graphicData>
            </a:graphic>
          </wp:inline>
        </w:drawing>
      </w:r>
    </w:p>
    <w:p w14:paraId="0A76F3BC" w14:textId="7A6FC2A8" w:rsidR="00E733A3" w:rsidRDefault="00E733A3" w:rsidP="00E733A3">
      <w:pPr>
        <w:pStyle w:val="Normalindentado3"/>
      </w:pPr>
    </w:p>
    <w:p w14:paraId="03200B9E" w14:textId="77777777" w:rsidR="00E733A3" w:rsidRDefault="00E733A3" w:rsidP="00E733A3">
      <w:pPr>
        <w:pStyle w:val="Normalindentado3"/>
      </w:pPr>
    </w:p>
    <w:p w14:paraId="30EF6EE7" w14:textId="77777777" w:rsidR="00E733A3" w:rsidRDefault="00E733A3" w:rsidP="00E733A3">
      <w:pPr>
        <w:pStyle w:val="Normalindentado3"/>
      </w:pPr>
    </w:p>
    <w:p w14:paraId="4596A791" w14:textId="77777777" w:rsidR="00E733A3" w:rsidRDefault="00E733A3" w:rsidP="00E733A3">
      <w:pPr>
        <w:pStyle w:val="Normalindentado3"/>
      </w:pPr>
    </w:p>
    <w:p w14:paraId="0F89EDA0" w14:textId="77777777" w:rsidR="00E733A3" w:rsidRDefault="00E733A3" w:rsidP="00E733A3">
      <w:pPr>
        <w:pStyle w:val="Normalindentado3"/>
      </w:pPr>
    </w:p>
    <w:p w14:paraId="4670F0B3" w14:textId="77777777" w:rsidR="00E733A3" w:rsidRDefault="00E733A3" w:rsidP="00E733A3">
      <w:pPr>
        <w:pStyle w:val="Normalindentado3"/>
      </w:pPr>
    </w:p>
    <w:p w14:paraId="1BE5035C" w14:textId="77777777" w:rsidR="00E733A3" w:rsidRPr="00E733A3" w:rsidRDefault="00E733A3" w:rsidP="00E733A3">
      <w:pPr>
        <w:pStyle w:val="Normalindentado3"/>
      </w:pPr>
    </w:p>
    <w:p w14:paraId="135331D8" w14:textId="20F8AD18" w:rsidR="00E733A3" w:rsidRDefault="00E733A3" w:rsidP="613F3C18">
      <w:pPr>
        <w:pStyle w:val="Ttulo3"/>
        <w:numPr>
          <w:ilvl w:val="0"/>
          <w:numId w:val="0"/>
        </w:numPr>
        <w:spacing w:before="281" w:after="281"/>
        <w:rPr>
          <w:sz w:val="28"/>
          <w:szCs w:val="28"/>
        </w:rPr>
      </w:pPr>
    </w:p>
    <w:p w14:paraId="0E270969" w14:textId="16C4F55C" w:rsidR="00575196" w:rsidRDefault="2653516B" w:rsidP="613F3C18">
      <w:pPr>
        <w:pStyle w:val="Ttulo3"/>
        <w:numPr>
          <w:ilvl w:val="0"/>
          <w:numId w:val="0"/>
        </w:numPr>
        <w:spacing w:before="281" w:after="281"/>
        <w:rPr>
          <w:sz w:val="28"/>
          <w:szCs w:val="28"/>
        </w:rPr>
      </w:pPr>
      <w:r w:rsidRPr="08A5F15D">
        <w:rPr>
          <w:sz w:val="28"/>
          <w:szCs w:val="28"/>
        </w:rPr>
        <w:t>A.</w:t>
      </w:r>
      <w:r w:rsidRPr="613F3C18">
        <w:rPr>
          <w:sz w:val="28"/>
          <w:szCs w:val="28"/>
        </w:rPr>
        <w:t>7</w:t>
      </w:r>
      <w:r w:rsidRPr="08A5F15D">
        <w:rPr>
          <w:sz w:val="28"/>
          <w:szCs w:val="28"/>
        </w:rPr>
        <w:t xml:space="preserve"> Referencias bibliográficas </w:t>
      </w:r>
    </w:p>
    <w:p w14:paraId="16F4A8A7" w14:textId="27E732DD" w:rsidR="00575196" w:rsidRDefault="2653516B" w:rsidP="08A5F15D">
      <w:pPr>
        <w:spacing w:before="240" w:after="240"/>
      </w:pPr>
      <w:r w:rsidRPr="08A5F15D">
        <w:t xml:space="preserve">Ardila, A. F., Ayala, D., Alarcón, D., &amp; Veloza, M. (2026). </w:t>
      </w:r>
      <w:r w:rsidRPr="08A5F15D">
        <w:rPr>
          <w:i/>
          <w:iCs/>
        </w:rPr>
        <w:t xml:space="preserve">Documento </w:t>
      </w:r>
      <w:proofErr w:type="spellStart"/>
      <w:r w:rsidRPr="08A5F15D">
        <w:rPr>
          <w:i/>
          <w:iCs/>
        </w:rPr>
        <w:t>Minetico</w:t>
      </w:r>
      <w:proofErr w:type="spellEnd"/>
      <w:r w:rsidRPr="08A5F15D">
        <w:t xml:space="preserve"> [Documento interno]. Universidad Libre.</w:t>
      </w:r>
    </w:p>
    <w:p w14:paraId="1D6A788A" w14:textId="599CF6B3" w:rsidR="00575196" w:rsidRDefault="2653516B" w:rsidP="08A5F15D">
      <w:pPr>
        <w:spacing w:before="240" w:after="240"/>
      </w:pPr>
      <w:proofErr w:type="spellStart"/>
      <w:r w:rsidRPr="08A5F15D">
        <w:t>Grattafiori</w:t>
      </w:r>
      <w:proofErr w:type="spellEnd"/>
      <w:r w:rsidRPr="08A5F15D">
        <w:t xml:space="preserve">, A., Dubey, A., </w:t>
      </w:r>
      <w:proofErr w:type="spellStart"/>
      <w:r w:rsidRPr="08A5F15D">
        <w:t>Jauhri</w:t>
      </w:r>
      <w:proofErr w:type="spellEnd"/>
      <w:r w:rsidRPr="08A5F15D">
        <w:t xml:space="preserve">, A., Pandey, A., Kadian, A., Al-Dahle, A., ... &amp; Meta AI </w:t>
      </w:r>
      <w:proofErr w:type="spellStart"/>
      <w:r w:rsidRPr="08A5F15D">
        <w:t>Research</w:t>
      </w:r>
      <w:proofErr w:type="spellEnd"/>
      <w:r w:rsidRPr="08A5F15D">
        <w:t xml:space="preserve">. (2024). </w:t>
      </w:r>
      <w:r w:rsidRPr="08A5F15D">
        <w:rPr>
          <w:i/>
          <w:iCs/>
        </w:rPr>
        <w:t xml:space="preserve">The Llama 3 </w:t>
      </w:r>
      <w:proofErr w:type="spellStart"/>
      <w:r w:rsidRPr="08A5F15D">
        <w:rPr>
          <w:i/>
          <w:iCs/>
        </w:rPr>
        <w:t>herd</w:t>
      </w:r>
      <w:proofErr w:type="spellEnd"/>
      <w:r w:rsidRPr="08A5F15D">
        <w:rPr>
          <w:i/>
          <w:iCs/>
        </w:rPr>
        <w:t xml:space="preserve"> </w:t>
      </w:r>
      <w:proofErr w:type="spellStart"/>
      <w:r w:rsidRPr="08A5F15D">
        <w:rPr>
          <w:i/>
          <w:iCs/>
        </w:rPr>
        <w:t>of</w:t>
      </w:r>
      <w:proofErr w:type="spellEnd"/>
      <w:r w:rsidRPr="08A5F15D">
        <w:rPr>
          <w:i/>
          <w:iCs/>
        </w:rPr>
        <w:t xml:space="preserve"> </w:t>
      </w:r>
      <w:proofErr w:type="spellStart"/>
      <w:r w:rsidRPr="08A5F15D">
        <w:rPr>
          <w:i/>
          <w:iCs/>
        </w:rPr>
        <w:t>models</w:t>
      </w:r>
      <w:proofErr w:type="spellEnd"/>
      <w:r w:rsidRPr="08A5F15D">
        <w:t xml:space="preserve">. Meta AI. </w:t>
      </w:r>
      <w:hyperlink r:id="rId25">
        <w:r w:rsidRPr="08A5F15D">
          <w:rPr>
            <w:rStyle w:val="Hipervnculo"/>
          </w:rPr>
          <w:t>https://ai.meta.com/research/publications/the-llama-3-herd-of-models/</w:t>
        </w:r>
      </w:hyperlink>
    </w:p>
    <w:p w14:paraId="73B09DBD" w14:textId="141C52F3" w:rsidR="00575196" w:rsidRDefault="2653516B" w:rsidP="08A5F15D">
      <w:pPr>
        <w:spacing w:before="240" w:after="240"/>
      </w:pPr>
      <w:r w:rsidRPr="08A5F15D">
        <w:lastRenderedPageBreak/>
        <w:t xml:space="preserve">Meta. (2025). </w:t>
      </w:r>
      <w:proofErr w:type="spellStart"/>
      <w:r w:rsidRPr="08A5F15D">
        <w:rPr>
          <w:i/>
          <w:iCs/>
        </w:rPr>
        <w:t>LLaMA</w:t>
      </w:r>
      <w:proofErr w:type="spellEnd"/>
      <w:r w:rsidRPr="08A5F15D">
        <w:rPr>
          <w:i/>
          <w:iCs/>
        </w:rPr>
        <w:t xml:space="preserve"> </w:t>
      </w:r>
      <w:proofErr w:type="spellStart"/>
      <w:r w:rsidRPr="08A5F15D">
        <w:rPr>
          <w:i/>
          <w:iCs/>
        </w:rPr>
        <w:t>documentation</w:t>
      </w:r>
      <w:proofErr w:type="spellEnd"/>
      <w:r w:rsidRPr="08A5F15D">
        <w:rPr>
          <w:i/>
          <w:iCs/>
        </w:rPr>
        <w:t xml:space="preserve">: </w:t>
      </w:r>
      <w:proofErr w:type="spellStart"/>
      <w:r w:rsidRPr="08A5F15D">
        <w:rPr>
          <w:i/>
          <w:iCs/>
        </w:rPr>
        <w:t>Models</w:t>
      </w:r>
      <w:proofErr w:type="spellEnd"/>
      <w:r w:rsidRPr="08A5F15D">
        <w:rPr>
          <w:i/>
          <w:iCs/>
        </w:rPr>
        <w:t xml:space="preserve"> and </w:t>
      </w:r>
      <w:proofErr w:type="spellStart"/>
      <w:r w:rsidRPr="08A5F15D">
        <w:rPr>
          <w:i/>
          <w:iCs/>
        </w:rPr>
        <w:t>usage</w:t>
      </w:r>
      <w:proofErr w:type="spellEnd"/>
      <w:r w:rsidRPr="08A5F15D">
        <w:t xml:space="preserve">. </w:t>
      </w:r>
      <w:hyperlink r:id="rId26">
        <w:r w:rsidRPr="08A5F15D">
          <w:rPr>
            <w:rStyle w:val="Hipervnculo"/>
          </w:rPr>
          <w:t>https://www.llama.com/docs/overview/</w:t>
        </w:r>
      </w:hyperlink>
    </w:p>
    <w:p w14:paraId="208DD370" w14:textId="11D484FC" w:rsidR="00575196" w:rsidRDefault="2653516B" w:rsidP="08A5F15D">
      <w:pPr>
        <w:spacing w:before="240" w:after="240"/>
      </w:pPr>
      <w:r w:rsidRPr="08A5F15D">
        <w:t xml:space="preserve">Meta. (2026). </w:t>
      </w:r>
      <w:r w:rsidRPr="08A5F15D">
        <w:rPr>
          <w:i/>
          <w:iCs/>
        </w:rPr>
        <w:t xml:space="preserve">Llama: </w:t>
      </w:r>
      <w:proofErr w:type="spellStart"/>
      <w:r w:rsidRPr="08A5F15D">
        <w:rPr>
          <w:i/>
          <w:iCs/>
        </w:rPr>
        <w:t>Industry</w:t>
      </w:r>
      <w:proofErr w:type="spellEnd"/>
      <w:r w:rsidRPr="08A5F15D">
        <w:rPr>
          <w:i/>
          <w:iCs/>
        </w:rPr>
        <w:t xml:space="preserve"> </w:t>
      </w:r>
      <w:proofErr w:type="spellStart"/>
      <w:r w:rsidRPr="08A5F15D">
        <w:rPr>
          <w:i/>
          <w:iCs/>
        </w:rPr>
        <w:t>leading</w:t>
      </w:r>
      <w:proofErr w:type="spellEnd"/>
      <w:r w:rsidRPr="08A5F15D">
        <w:rPr>
          <w:i/>
          <w:iCs/>
        </w:rPr>
        <w:t>, open-</w:t>
      </w:r>
      <w:proofErr w:type="spellStart"/>
      <w:r w:rsidRPr="08A5F15D">
        <w:rPr>
          <w:i/>
          <w:iCs/>
        </w:rPr>
        <w:t>source</w:t>
      </w:r>
      <w:proofErr w:type="spellEnd"/>
      <w:r w:rsidRPr="08A5F15D">
        <w:rPr>
          <w:i/>
          <w:iCs/>
        </w:rPr>
        <w:t xml:space="preserve"> AI</w:t>
      </w:r>
      <w:r w:rsidRPr="08A5F15D">
        <w:t xml:space="preserve">. </w:t>
      </w:r>
      <w:hyperlink r:id="rId27">
        <w:r w:rsidRPr="08A5F15D">
          <w:rPr>
            <w:rStyle w:val="Hipervnculo"/>
          </w:rPr>
          <w:t>https://www.llama.com/</w:t>
        </w:r>
      </w:hyperlink>
    </w:p>
    <w:p w14:paraId="10409080" w14:textId="2A2D11CB" w:rsidR="00575196" w:rsidRDefault="2653516B" w:rsidP="08A5F15D">
      <w:pPr>
        <w:spacing w:before="240" w:after="240"/>
      </w:pPr>
      <w:r w:rsidRPr="08A5F15D">
        <w:t xml:space="preserve">Minecraft Wiki. (2026a). </w:t>
      </w:r>
      <w:r w:rsidRPr="08A5F15D">
        <w:rPr>
          <w:i/>
          <w:iCs/>
        </w:rPr>
        <w:t>Bioma</w:t>
      </w:r>
      <w:r w:rsidRPr="08A5F15D">
        <w:t xml:space="preserve">. </w:t>
      </w:r>
      <w:hyperlink r:id="rId28">
        <w:r w:rsidRPr="08A5F15D">
          <w:rPr>
            <w:rStyle w:val="Hipervnculo"/>
          </w:rPr>
          <w:t>https://minecraft.fandom.com/es/wiki/Bioma</w:t>
        </w:r>
      </w:hyperlink>
    </w:p>
    <w:p w14:paraId="2D83E9E5" w14:textId="37F37211" w:rsidR="00575196" w:rsidRDefault="2653516B" w:rsidP="08A5F15D">
      <w:pPr>
        <w:spacing w:before="240" w:after="240"/>
      </w:pPr>
      <w:r w:rsidRPr="08A5F15D">
        <w:t xml:space="preserve">Minecraft Wiki. (2026b). </w:t>
      </w:r>
      <w:r w:rsidRPr="08A5F15D">
        <w:rPr>
          <w:i/>
          <w:iCs/>
        </w:rPr>
        <w:t>Página principal</w:t>
      </w:r>
      <w:r w:rsidRPr="08A5F15D">
        <w:t xml:space="preserve">. </w:t>
      </w:r>
      <w:hyperlink r:id="rId29">
        <w:r w:rsidRPr="08A5F15D">
          <w:rPr>
            <w:rStyle w:val="Hipervnculo"/>
          </w:rPr>
          <w:t>https://es.minecraft.wiki/</w:t>
        </w:r>
      </w:hyperlink>
    </w:p>
    <w:p w14:paraId="6927BB6D" w14:textId="593F541E" w:rsidR="00575196" w:rsidRDefault="2653516B" w:rsidP="08A5F15D">
      <w:pPr>
        <w:spacing w:before="240" w:after="240"/>
      </w:pPr>
      <w:r w:rsidRPr="08A5F15D">
        <w:t xml:space="preserve">Minecraft Wiki. (2026c). </w:t>
      </w:r>
      <w:r w:rsidRPr="08A5F15D">
        <w:rPr>
          <w:i/>
          <w:iCs/>
        </w:rPr>
        <w:t>Tutoriales/Términos del juego</w:t>
      </w:r>
      <w:r w:rsidRPr="08A5F15D">
        <w:t xml:space="preserve">. </w:t>
      </w:r>
      <w:hyperlink r:id="rId30">
        <w:r w:rsidRPr="08A5F15D">
          <w:rPr>
            <w:rStyle w:val="Hipervnculo"/>
          </w:rPr>
          <w:t>https://minecraft.fandom.com/es/wiki/Tutoriales/Términos_del_juego</w:t>
        </w:r>
      </w:hyperlink>
    </w:p>
    <w:p w14:paraId="4F848F67" w14:textId="333C2387" w:rsidR="00575196" w:rsidRDefault="00575196">
      <w:pPr>
        <w:pStyle w:val="guiazul"/>
        <w:ind w:left="300"/>
      </w:pPr>
    </w:p>
    <w:sectPr w:rsidR="00575196">
      <w:headerReference w:type="first" r:id="rId3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8A62" w14:textId="77777777" w:rsidR="00DF24A4" w:rsidRDefault="00DF24A4">
      <w:r>
        <w:separator/>
      </w:r>
    </w:p>
  </w:endnote>
  <w:endnote w:type="continuationSeparator" w:id="0">
    <w:p w14:paraId="3502B540" w14:textId="77777777" w:rsidR="00DF24A4" w:rsidRDefault="00DF2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9B0817" w14:paraId="7C93579E" w14:textId="77777777">
      <w:tc>
        <w:tcPr>
          <w:tcW w:w="1947" w:type="dxa"/>
          <w:tcMar>
            <w:top w:w="68" w:type="dxa"/>
            <w:bottom w:w="68" w:type="dxa"/>
          </w:tcMar>
        </w:tcPr>
        <w:p w14:paraId="31FD4E5D" w14:textId="77777777" w:rsidR="00482D99" w:rsidRDefault="00482D99">
          <w:pPr>
            <w:pStyle w:val="Encabezado"/>
            <w:jc w:val="right"/>
            <w:rPr>
              <w:rFonts w:cs="Arial"/>
              <w:sz w:val="16"/>
            </w:rPr>
          </w:pPr>
        </w:p>
      </w:tc>
      <w:tc>
        <w:tcPr>
          <w:tcW w:w="160" w:type="dxa"/>
          <w:tcMar>
            <w:top w:w="68" w:type="dxa"/>
            <w:bottom w:w="68" w:type="dxa"/>
          </w:tcMar>
          <w:vAlign w:val="center"/>
        </w:tcPr>
        <w:p w14:paraId="5DB41B6D" w14:textId="77777777" w:rsidR="00482D99" w:rsidRDefault="00482D99">
          <w:pPr>
            <w:pStyle w:val="Encabezado"/>
            <w:jc w:val="right"/>
            <w:rPr>
              <w:sz w:val="16"/>
            </w:rPr>
          </w:pPr>
        </w:p>
      </w:tc>
      <w:tc>
        <w:tcPr>
          <w:tcW w:w="6537" w:type="dxa"/>
          <w:tcMar>
            <w:top w:w="68" w:type="dxa"/>
            <w:bottom w:w="68" w:type="dxa"/>
          </w:tcMar>
          <w:vAlign w:val="center"/>
        </w:tcPr>
        <w:p w14:paraId="618D160A"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3B954E5F"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0B2E"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FBD7"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63CA" w14:textId="77777777" w:rsidR="00DF24A4" w:rsidRDefault="00DF24A4">
      <w:r>
        <w:separator/>
      </w:r>
    </w:p>
  </w:footnote>
  <w:footnote w:type="continuationSeparator" w:id="0">
    <w:p w14:paraId="76F62282" w14:textId="77777777" w:rsidR="00DF24A4" w:rsidRDefault="00DF2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388"/>
      <w:gridCol w:w="1164"/>
    </w:tblGrid>
    <w:tr w:rsidR="005C5B15" w14:paraId="1A4846E4" w14:textId="77777777">
      <w:tc>
        <w:tcPr>
          <w:tcW w:w="1274" w:type="dxa"/>
          <w:tcMar>
            <w:top w:w="68" w:type="dxa"/>
            <w:bottom w:w="68" w:type="dxa"/>
          </w:tcMar>
        </w:tcPr>
        <w:p w14:paraId="14CC609D" w14:textId="099234D0" w:rsidR="00482D99" w:rsidRDefault="00AA7323">
          <w:pPr>
            <w:pStyle w:val="Encabezado"/>
            <w:rPr>
              <w:rFonts w:cs="Arial"/>
              <w:sz w:val="16"/>
            </w:rPr>
          </w:pPr>
          <w:r>
            <w:rPr>
              <w:rFonts w:cs="Arial"/>
              <w:b/>
              <w:bCs/>
              <w:noProof/>
              <w:color w:val="241A61"/>
            </w:rPr>
            <w:drawing>
              <wp:inline distT="0" distB="0" distL="0" distR="0" wp14:anchorId="5546A704" wp14:editId="181570B9">
                <wp:extent cx="1150620" cy="46482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10856" w:type="dxa"/>
          <w:tcMar>
            <w:top w:w="68" w:type="dxa"/>
            <w:bottom w:w="68" w:type="dxa"/>
          </w:tcMar>
          <w:vAlign w:val="center"/>
        </w:tcPr>
        <w:p w14:paraId="7FA31171" w14:textId="77777777" w:rsidR="00482D99" w:rsidRDefault="00482D99">
          <w:pPr>
            <w:pStyle w:val="Encabezado"/>
            <w:jc w:val="center"/>
            <w:rPr>
              <w:rFonts w:cs="Arial"/>
              <w:b/>
              <w:bCs/>
              <w:color w:val="241A61"/>
            </w:rPr>
          </w:pPr>
          <w:r>
            <w:rPr>
              <w:rFonts w:cs="Arial"/>
              <w:b/>
              <w:bCs/>
              <w:color w:val="241A61"/>
            </w:rPr>
            <w:t>Modelo de ingeniería</w:t>
          </w:r>
        </w:p>
        <w:p w14:paraId="2DE114E9"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2EEC0809" w14:textId="77777777" w:rsidR="00482D99" w:rsidRDefault="00482D99">
          <w:pPr>
            <w:pStyle w:val="Encabezado"/>
            <w:jc w:val="right"/>
            <w:rPr>
              <w:rFonts w:cs="Arial"/>
              <w:color w:val="241A61"/>
            </w:rPr>
          </w:pPr>
          <w:r>
            <w:rPr>
              <w:rFonts w:cs="Arial"/>
              <w:color w:val="241A61"/>
            </w:rPr>
            <w:t>0.3</w:t>
          </w:r>
        </w:p>
        <w:p w14:paraId="2FFD0F7F"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61D464CE"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195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51D7"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7"/>
      <w:gridCol w:w="5045"/>
      <w:gridCol w:w="1532"/>
    </w:tblGrid>
    <w:tr w:rsidR="00A36A1B" w14:paraId="1EC054E4" w14:textId="77777777">
      <w:tc>
        <w:tcPr>
          <w:tcW w:w="1947" w:type="dxa"/>
          <w:tcMar>
            <w:top w:w="68" w:type="dxa"/>
            <w:bottom w:w="68" w:type="dxa"/>
          </w:tcMar>
        </w:tcPr>
        <w:p w14:paraId="13AA7BB6" w14:textId="390FBE3C" w:rsidR="00482D99" w:rsidRPr="00393AF2" w:rsidRDefault="00DA6834" w:rsidP="00393AF2">
          <w:pPr>
            <w:pStyle w:val="Encabezado"/>
            <w:jc w:val="center"/>
            <w:rPr>
              <w:rFonts w:cs="Arial"/>
              <w:sz w:val="16"/>
            </w:rPr>
          </w:pPr>
          <w:r>
            <w:rPr>
              <w:rFonts w:cs="Arial"/>
              <w:noProof/>
              <w:sz w:val="16"/>
            </w:rPr>
            <w:drawing>
              <wp:inline distT="0" distB="0" distL="0" distR="0" wp14:anchorId="7C4F7F23" wp14:editId="271C93AE">
                <wp:extent cx="678180" cy="678180"/>
                <wp:effectExtent l="0" t="0" r="7620" b="7620"/>
                <wp:docPr id="20865325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 cy="678180"/>
                        </a:xfrm>
                        <a:prstGeom prst="rect">
                          <a:avLst/>
                        </a:prstGeom>
                        <a:noFill/>
                      </pic:spPr>
                    </pic:pic>
                  </a:graphicData>
                </a:graphic>
              </wp:inline>
            </w:drawing>
          </w:r>
        </w:p>
      </w:tc>
      <w:tc>
        <w:tcPr>
          <w:tcW w:w="5143" w:type="dxa"/>
          <w:tcMar>
            <w:top w:w="68" w:type="dxa"/>
            <w:bottom w:w="68" w:type="dxa"/>
          </w:tcMar>
          <w:vAlign w:val="center"/>
        </w:tcPr>
        <w:p w14:paraId="0E58B87B" w14:textId="3BA97F91" w:rsidR="00482D99" w:rsidRDefault="00DA6834" w:rsidP="00DA6834">
          <w:pPr>
            <w:pStyle w:val="Encabezado"/>
            <w:jc w:val="center"/>
            <w:rPr>
              <w:rFonts w:cs="Arial"/>
              <w:b/>
              <w:bCs/>
              <w:color w:val="241A61"/>
            </w:rPr>
          </w:pPr>
          <w:proofErr w:type="spellStart"/>
          <w:r>
            <w:rPr>
              <w:rFonts w:cs="Arial"/>
              <w:b/>
              <w:bCs/>
              <w:color w:val="241A61"/>
            </w:rPr>
            <w:t>Minetico</w:t>
          </w:r>
          <w:proofErr w:type="spellEnd"/>
        </w:p>
        <w:p w14:paraId="7CAA057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1A0D50A"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219B1A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110C91">
            <w:rPr>
              <w:rStyle w:val="Nmerodepgina"/>
              <w:rFonts w:cs="Arial"/>
              <w:noProof/>
              <w:color w:val="241A61"/>
            </w:rPr>
            <w:t>8</w:t>
          </w:r>
          <w:r>
            <w:rPr>
              <w:rStyle w:val="Nmerodepgina"/>
              <w:rFonts w:cs="Arial"/>
              <w:color w:val="241A61"/>
            </w:rPr>
            <w:fldChar w:fldCharType="end"/>
          </w:r>
        </w:p>
      </w:tc>
    </w:tr>
  </w:tbl>
  <w:p w14:paraId="53857BC7"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F4F1"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2"/>
      <w:gridCol w:w="5030"/>
      <w:gridCol w:w="1522"/>
    </w:tblGrid>
    <w:tr w:rsidR="005C5B15" w14:paraId="6D0DA9BC" w14:textId="77777777">
      <w:tc>
        <w:tcPr>
          <w:tcW w:w="1947" w:type="dxa"/>
          <w:tcMar>
            <w:top w:w="68" w:type="dxa"/>
            <w:bottom w:w="68" w:type="dxa"/>
          </w:tcMar>
        </w:tcPr>
        <w:p w14:paraId="65CE3660" w14:textId="5FAD9BE8" w:rsidR="00482D99" w:rsidRDefault="00AA7323">
          <w:pPr>
            <w:pStyle w:val="Encabezado"/>
            <w:rPr>
              <w:rFonts w:cs="Arial"/>
              <w:sz w:val="16"/>
            </w:rPr>
          </w:pPr>
          <w:r>
            <w:rPr>
              <w:rFonts w:cs="Arial"/>
              <w:b/>
              <w:bCs/>
              <w:noProof/>
              <w:color w:val="241A61"/>
            </w:rPr>
            <w:drawing>
              <wp:inline distT="0" distB="0" distL="0" distR="0" wp14:anchorId="280FAF8B" wp14:editId="7D91DBE3">
                <wp:extent cx="1150620" cy="46482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noFill/>
                        <a:ln>
                          <a:noFill/>
                        </a:ln>
                      </pic:spPr>
                    </pic:pic>
                  </a:graphicData>
                </a:graphic>
              </wp:inline>
            </w:drawing>
          </w:r>
        </w:p>
      </w:tc>
      <w:tc>
        <w:tcPr>
          <w:tcW w:w="5143" w:type="dxa"/>
          <w:tcMar>
            <w:top w:w="68" w:type="dxa"/>
            <w:bottom w:w="68" w:type="dxa"/>
          </w:tcMar>
          <w:vAlign w:val="center"/>
        </w:tcPr>
        <w:p w14:paraId="3308F9BC"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7A617A9C"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8A9A04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6E772D31"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403571BB" w14:textId="77777777" w:rsidR="00482D99" w:rsidRDefault="00482D99">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yKUPYyw8S68n/A" int2:id="EEw8iOK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91E8"/>
    <w:multiLevelType w:val="hybridMultilevel"/>
    <w:tmpl w:val="FFFFFFFF"/>
    <w:lvl w:ilvl="0" w:tplc="2A1A9DCE">
      <w:start w:val="1"/>
      <w:numFmt w:val="bullet"/>
      <w:lvlText w:val="-"/>
      <w:lvlJc w:val="left"/>
      <w:pPr>
        <w:ind w:left="660" w:hanging="360"/>
      </w:pPr>
      <w:rPr>
        <w:rFonts w:ascii="Aptos" w:hAnsi="Aptos" w:hint="default"/>
      </w:rPr>
    </w:lvl>
    <w:lvl w:ilvl="1" w:tplc="7640E9D8">
      <w:start w:val="1"/>
      <w:numFmt w:val="bullet"/>
      <w:lvlText w:val="o"/>
      <w:lvlJc w:val="left"/>
      <w:pPr>
        <w:ind w:left="1380" w:hanging="360"/>
      </w:pPr>
      <w:rPr>
        <w:rFonts w:ascii="Courier New" w:hAnsi="Courier New" w:hint="default"/>
      </w:rPr>
    </w:lvl>
    <w:lvl w:ilvl="2" w:tplc="BA84146E">
      <w:start w:val="1"/>
      <w:numFmt w:val="bullet"/>
      <w:lvlText w:val=""/>
      <w:lvlJc w:val="left"/>
      <w:pPr>
        <w:ind w:left="2100" w:hanging="360"/>
      </w:pPr>
      <w:rPr>
        <w:rFonts w:ascii="Wingdings" w:hAnsi="Wingdings" w:hint="default"/>
      </w:rPr>
    </w:lvl>
    <w:lvl w:ilvl="3" w:tplc="3F807D02">
      <w:start w:val="1"/>
      <w:numFmt w:val="bullet"/>
      <w:lvlText w:val=""/>
      <w:lvlJc w:val="left"/>
      <w:pPr>
        <w:ind w:left="2820" w:hanging="360"/>
      </w:pPr>
      <w:rPr>
        <w:rFonts w:ascii="Symbol" w:hAnsi="Symbol" w:hint="default"/>
      </w:rPr>
    </w:lvl>
    <w:lvl w:ilvl="4" w:tplc="20081ED6">
      <w:start w:val="1"/>
      <w:numFmt w:val="bullet"/>
      <w:lvlText w:val="o"/>
      <w:lvlJc w:val="left"/>
      <w:pPr>
        <w:ind w:left="3540" w:hanging="360"/>
      </w:pPr>
      <w:rPr>
        <w:rFonts w:ascii="Courier New" w:hAnsi="Courier New" w:hint="default"/>
      </w:rPr>
    </w:lvl>
    <w:lvl w:ilvl="5" w:tplc="4C3ACFC2">
      <w:start w:val="1"/>
      <w:numFmt w:val="bullet"/>
      <w:lvlText w:val=""/>
      <w:lvlJc w:val="left"/>
      <w:pPr>
        <w:ind w:left="4260" w:hanging="360"/>
      </w:pPr>
      <w:rPr>
        <w:rFonts w:ascii="Wingdings" w:hAnsi="Wingdings" w:hint="default"/>
      </w:rPr>
    </w:lvl>
    <w:lvl w:ilvl="6" w:tplc="F7CA8DAC">
      <w:start w:val="1"/>
      <w:numFmt w:val="bullet"/>
      <w:lvlText w:val=""/>
      <w:lvlJc w:val="left"/>
      <w:pPr>
        <w:ind w:left="4980" w:hanging="360"/>
      </w:pPr>
      <w:rPr>
        <w:rFonts w:ascii="Symbol" w:hAnsi="Symbol" w:hint="default"/>
      </w:rPr>
    </w:lvl>
    <w:lvl w:ilvl="7" w:tplc="7CB23440">
      <w:start w:val="1"/>
      <w:numFmt w:val="bullet"/>
      <w:lvlText w:val="o"/>
      <w:lvlJc w:val="left"/>
      <w:pPr>
        <w:ind w:left="5700" w:hanging="360"/>
      </w:pPr>
      <w:rPr>
        <w:rFonts w:ascii="Courier New" w:hAnsi="Courier New" w:hint="default"/>
      </w:rPr>
    </w:lvl>
    <w:lvl w:ilvl="8" w:tplc="DACC8488">
      <w:start w:val="1"/>
      <w:numFmt w:val="bullet"/>
      <w:lvlText w:val=""/>
      <w:lvlJc w:val="left"/>
      <w:pPr>
        <w:ind w:left="6420" w:hanging="360"/>
      </w:pPr>
      <w:rPr>
        <w:rFonts w:ascii="Wingdings" w:hAnsi="Wingdings" w:hint="default"/>
      </w:rPr>
    </w:lvl>
  </w:abstractNum>
  <w:abstractNum w:abstractNumId="1" w15:restartNumberingAfterBreak="0">
    <w:nsid w:val="0EA39234"/>
    <w:multiLevelType w:val="hybridMultilevel"/>
    <w:tmpl w:val="FFFFFFFF"/>
    <w:lvl w:ilvl="0" w:tplc="22B61EF0">
      <w:start w:val="1"/>
      <w:numFmt w:val="bullet"/>
      <w:lvlText w:val="-"/>
      <w:lvlJc w:val="left"/>
      <w:pPr>
        <w:ind w:left="660" w:hanging="360"/>
      </w:pPr>
      <w:rPr>
        <w:rFonts w:ascii="Aptos" w:hAnsi="Aptos" w:hint="default"/>
      </w:rPr>
    </w:lvl>
    <w:lvl w:ilvl="1" w:tplc="5D26DCF8">
      <w:start w:val="1"/>
      <w:numFmt w:val="bullet"/>
      <w:lvlText w:val="o"/>
      <w:lvlJc w:val="left"/>
      <w:pPr>
        <w:ind w:left="1380" w:hanging="360"/>
      </w:pPr>
      <w:rPr>
        <w:rFonts w:ascii="Courier New" w:hAnsi="Courier New" w:hint="default"/>
      </w:rPr>
    </w:lvl>
    <w:lvl w:ilvl="2" w:tplc="A2729850">
      <w:start w:val="1"/>
      <w:numFmt w:val="bullet"/>
      <w:lvlText w:val=""/>
      <w:lvlJc w:val="left"/>
      <w:pPr>
        <w:ind w:left="2100" w:hanging="360"/>
      </w:pPr>
      <w:rPr>
        <w:rFonts w:ascii="Wingdings" w:hAnsi="Wingdings" w:hint="default"/>
      </w:rPr>
    </w:lvl>
    <w:lvl w:ilvl="3" w:tplc="D31C824A">
      <w:start w:val="1"/>
      <w:numFmt w:val="bullet"/>
      <w:lvlText w:val=""/>
      <w:lvlJc w:val="left"/>
      <w:pPr>
        <w:ind w:left="2820" w:hanging="360"/>
      </w:pPr>
      <w:rPr>
        <w:rFonts w:ascii="Symbol" w:hAnsi="Symbol" w:hint="default"/>
      </w:rPr>
    </w:lvl>
    <w:lvl w:ilvl="4" w:tplc="E96427AE">
      <w:start w:val="1"/>
      <w:numFmt w:val="bullet"/>
      <w:lvlText w:val="o"/>
      <w:lvlJc w:val="left"/>
      <w:pPr>
        <w:ind w:left="3540" w:hanging="360"/>
      </w:pPr>
      <w:rPr>
        <w:rFonts w:ascii="Courier New" w:hAnsi="Courier New" w:hint="default"/>
      </w:rPr>
    </w:lvl>
    <w:lvl w:ilvl="5" w:tplc="9E2A20BA">
      <w:start w:val="1"/>
      <w:numFmt w:val="bullet"/>
      <w:lvlText w:val=""/>
      <w:lvlJc w:val="left"/>
      <w:pPr>
        <w:ind w:left="4260" w:hanging="360"/>
      </w:pPr>
      <w:rPr>
        <w:rFonts w:ascii="Wingdings" w:hAnsi="Wingdings" w:hint="default"/>
      </w:rPr>
    </w:lvl>
    <w:lvl w:ilvl="6" w:tplc="C25CC3D6">
      <w:start w:val="1"/>
      <w:numFmt w:val="bullet"/>
      <w:lvlText w:val=""/>
      <w:lvlJc w:val="left"/>
      <w:pPr>
        <w:ind w:left="4980" w:hanging="360"/>
      </w:pPr>
      <w:rPr>
        <w:rFonts w:ascii="Symbol" w:hAnsi="Symbol" w:hint="default"/>
      </w:rPr>
    </w:lvl>
    <w:lvl w:ilvl="7" w:tplc="9F5063E4">
      <w:start w:val="1"/>
      <w:numFmt w:val="bullet"/>
      <w:lvlText w:val="o"/>
      <w:lvlJc w:val="left"/>
      <w:pPr>
        <w:ind w:left="5700" w:hanging="360"/>
      </w:pPr>
      <w:rPr>
        <w:rFonts w:ascii="Courier New" w:hAnsi="Courier New" w:hint="default"/>
      </w:rPr>
    </w:lvl>
    <w:lvl w:ilvl="8" w:tplc="C19AA114">
      <w:start w:val="1"/>
      <w:numFmt w:val="bullet"/>
      <w:lvlText w:val=""/>
      <w:lvlJc w:val="left"/>
      <w:pPr>
        <w:ind w:left="6420" w:hanging="360"/>
      </w:pPr>
      <w:rPr>
        <w:rFonts w:ascii="Wingdings" w:hAnsi="Wingdings" w:hint="default"/>
      </w:rPr>
    </w:lvl>
  </w:abstractNum>
  <w:abstractNum w:abstractNumId="2"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3" w15:restartNumberingAfterBreak="0">
    <w:nsid w:val="135A7805"/>
    <w:multiLevelType w:val="hybridMultilevel"/>
    <w:tmpl w:val="FFFFFFFF"/>
    <w:lvl w:ilvl="0" w:tplc="0A22147A">
      <w:start w:val="1"/>
      <w:numFmt w:val="bullet"/>
      <w:lvlText w:val="-"/>
      <w:lvlJc w:val="left"/>
      <w:pPr>
        <w:ind w:left="660" w:hanging="360"/>
      </w:pPr>
      <w:rPr>
        <w:rFonts w:ascii="Aptos" w:hAnsi="Aptos" w:hint="default"/>
      </w:rPr>
    </w:lvl>
    <w:lvl w:ilvl="1" w:tplc="D5C8E520">
      <w:start w:val="1"/>
      <w:numFmt w:val="bullet"/>
      <w:lvlText w:val="o"/>
      <w:lvlJc w:val="left"/>
      <w:pPr>
        <w:ind w:left="1380" w:hanging="360"/>
      </w:pPr>
      <w:rPr>
        <w:rFonts w:ascii="Courier New" w:hAnsi="Courier New" w:hint="default"/>
      </w:rPr>
    </w:lvl>
    <w:lvl w:ilvl="2" w:tplc="BCE4EA9E">
      <w:start w:val="1"/>
      <w:numFmt w:val="bullet"/>
      <w:lvlText w:val=""/>
      <w:lvlJc w:val="left"/>
      <w:pPr>
        <w:ind w:left="2100" w:hanging="360"/>
      </w:pPr>
      <w:rPr>
        <w:rFonts w:ascii="Wingdings" w:hAnsi="Wingdings" w:hint="default"/>
      </w:rPr>
    </w:lvl>
    <w:lvl w:ilvl="3" w:tplc="6B9CE02A">
      <w:start w:val="1"/>
      <w:numFmt w:val="bullet"/>
      <w:lvlText w:val=""/>
      <w:lvlJc w:val="left"/>
      <w:pPr>
        <w:ind w:left="2820" w:hanging="360"/>
      </w:pPr>
      <w:rPr>
        <w:rFonts w:ascii="Symbol" w:hAnsi="Symbol" w:hint="default"/>
      </w:rPr>
    </w:lvl>
    <w:lvl w:ilvl="4" w:tplc="609E1B68">
      <w:start w:val="1"/>
      <w:numFmt w:val="bullet"/>
      <w:lvlText w:val="o"/>
      <w:lvlJc w:val="left"/>
      <w:pPr>
        <w:ind w:left="3540" w:hanging="360"/>
      </w:pPr>
      <w:rPr>
        <w:rFonts w:ascii="Courier New" w:hAnsi="Courier New" w:hint="default"/>
      </w:rPr>
    </w:lvl>
    <w:lvl w:ilvl="5" w:tplc="C3040B1A">
      <w:start w:val="1"/>
      <w:numFmt w:val="bullet"/>
      <w:lvlText w:val=""/>
      <w:lvlJc w:val="left"/>
      <w:pPr>
        <w:ind w:left="4260" w:hanging="360"/>
      </w:pPr>
      <w:rPr>
        <w:rFonts w:ascii="Wingdings" w:hAnsi="Wingdings" w:hint="default"/>
      </w:rPr>
    </w:lvl>
    <w:lvl w:ilvl="6" w:tplc="6A2EC410">
      <w:start w:val="1"/>
      <w:numFmt w:val="bullet"/>
      <w:lvlText w:val=""/>
      <w:lvlJc w:val="left"/>
      <w:pPr>
        <w:ind w:left="4980" w:hanging="360"/>
      </w:pPr>
      <w:rPr>
        <w:rFonts w:ascii="Symbol" w:hAnsi="Symbol" w:hint="default"/>
      </w:rPr>
    </w:lvl>
    <w:lvl w:ilvl="7" w:tplc="45A405F4">
      <w:start w:val="1"/>
      <w:numFmt w:val="bullet"/>
      <w:lvlText w:val="o"/>
      <w:lvlJc w:val="left"/>
      <w:pPr>
        <w:ind w:left="5700" w:hanging="360"/>
      </w:pPr>
      <w:rPr>
        <w:rFonts w:ascii="Courier New" w:hAnsi="Courier New" w:hint="default"/>
      </w:rPr>
    </w:lvl>
    <w:lvl w:ilvl="8" w:tplc="AA38DBB8">
      <w:start w:val="1"/>
      <w:numFmt w:val="bullet"/>
      <w:lvlText w:val=""/>
      <w:lvlJc w:val="left"/>
      <w:pPr>
        <w:ind w:left="6420" w:hanging="360"/>
      </w:pPr>
      <w:rPr>
        <w:rFonts w:ascii="Wingdings" w:hAnsi="Wingdings" w:hint="default"/>
      </w:rPr>
    </w:lvl>
  </w:abstractNum>
  <w:abstractNum w:abstractNumId="4"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2093FAE8"/>
    <w:multiLevelType w:val="hybridMultilevel"/>
    <w:tmpl w:val="FFFFFFFF"/>
    <w:lvl w:ilvl="0" w:tplc="0378894C">
      <w:start w:val="1"/>
      <w:numFmt w:val="bullet"/>
      <w:lvlText w:val="-"/>
      <w:lvlJc w:val="left"/>
      <w:pPr>
        <w:ind w:left="660" w:hanging="360"/>
      </w:pPr>
      <w:rPr>
        <w:rFonts w:ascii="Aptos" w:hAnsi="Aptos" w:hint="default"/>
      </w:rPr>
    </w:lvl>
    <w:lvl w:ilvl="1" w:tplc="B394AA08">
      <w:start w:val="1"/>
      <w:numFmt w:val="bullet"/>
      <w:lvlText w:val="o"/>
      <w:lvlJc w:val="left"/>
      <w:pPr>
        <w:ind w:left="1380" w:hanging="360"/>
      </w:pPr>
      <w:rPr>
        <w:rFonts w:ascii="Courier New" w:hAnsi="Courier New" w:hint="default"/>
      </w:rPr>
    </w:lvl>
    <w:lvl w:ilvl="2" w:tplc="8E5285A2">
      <w:start w:val="1"/>
      <w:numFmt w:val="bullet"/>
      <w:lvlText w:val=""/>
      <w:lvlJc w:val="left"/>
      <w:pPr>
        <w:ind w:left="2100" w:hanging="360"/>
      </w:pPr>
      <w:rPr>
        <w:rFonts w:ascii="Wingdings" w:hAnsi="Wingdings" w:hint="default"/>
      </w:rPr>
    </w:lvl>
    <w:lvl w:ilvl="3" w:tplc="FDA4094C">
      <w:start w:val="1"/>
      <w:numFmt w:val="bullet"/>
      <w:lvlText w:val=""/>
      <w:lvlJc w:val="left"/>
      <w:pPr>
        <w:ind w:left="2820" w:hanging="360"/>
      </w:pPr>
      <w:rPr>
        <w:rFonts w:ascii="Symbol" w:hAnsi="Symbol" w:hint="default"/>
      </w:rPr>
    </w:lvl>
    <w:lvl w:ilvl="4" w:tplc="F6CA366A">
      <w:start w:val="1"/>
      <w:numFmt w:val="bullet"/>
      <w:lvlText w:val="o"/>
      <w:lvlJc w:val="left"/>
      <w:pPr>
        <w:ind w:left="3540" w:hanging="360"/>
      </w:pPr>
      <w:rPr>
        <w:rFonts w:ascii="Courier New" w:hAnsi="Courier New" w:hint="default"/>
      </w:rPr>
    </w:lvl>
    <w:lvl w:ilvl="5" w:tplc="F0822BD2">
      <w:start w:val="1"/>
      <w:numFmt w:val="bullet"/>
      <w:lvlText w:val=""/>
      <w:lvlJc w:val="left"/>
      <w:pPr>
        <w:ind w:left="4260" w:hanging="360"/>
      </w:pPr>
      <w:rPr>
        <w:rFonts w:ascii="Wingdings" w:hAnsi="Wingdings" w:hint="default"/>
      </w:rPr>
    </w:lvl>
    <w:lvl w:ilvl="6" w:tplc="A0AEDC56">
      <w:start w:val="1"/>
      <w:numFmt w:val="bullet"/>
      <w:lvlText w:val=""/>
      <w:lvlJc w:val="left"/>
      <w:pPr>
        <w:ind w:left="4980" w:hanging="360"/>
      </w:pPr>
      <w:rPr>
        <w:rFonts w:ascii="Symbol" w:hAnsi="Symbol" w:hint="default"/>
      </w:rPr>
    </w:lvl>
    <w:lvl w:ilvl="7" w:tplc="60925F36">
      <w:start w:val="1"/>
      <w:numFmt w:val="bullet"/>
      <w:lvlText w:val="o"/>
      <w:lvlJc w:val="left"/>
      <w:pPr>
        <w:ind w:left="5700" w:hanging="360"/>
      </w:pPr>
      <w:rPr>
        <w:rFonts w:ascii="Courier New" w:hAnsi="Courier New" w:hint="default"/>
      </w:rPr>
    </w:lvl>
    <w:lvl w:ilvl="8" w:tplc="FCCCE504">
      <w:start w:val="1"/>
      <w:numFmt w:val="bullet"/>
      <w:lvlText w:val=""/>
      <w:lvlJc w:val="left"/>
      <w:pPr>
        <w:ind w:left="6420" w:hanging="360"/>
      </w:pPr>
      <w:rPr>
        <w:rFonts w:ascii="Wingdings" w:hAnsi="Wingdings" w:hint="default"/>
      </w:rPr>
    </w:lvl>
  </w:abstractNum>
  <w:abstractNum w:abstractNumId="6" w15:restartNumberingAfterBreak="0">
    <w:nsid w:val="21CD4514"/>
    <w:multiLevelType w:val="hybridMultilevel"/>
    <w:tmpl w:val="FFFFFFFF"/>
    <w:lvl w:ilvl="0" w:tplc="1FB84B5C">
      <w:start w:val="1"/>
      <w:numFmt w:val="bullet"/>
      <w:lvlText w:val=""/>
      <w:lvlJc w:val="left"/>
      <w:pPr>
        <w:ind w:left="720" w:hanging="360"/>
      </w:pPr>
      <w:rPr>
        <w:rFonts w:ascii="Symbol" w:hAnsi="Symbol" w:hint="default"/>
      </w:rPr>
    </w:lvl>
    <w:lvl w:ilvl="1" w:tplc="5914AFAE">
      <w:start w:val="1"/>
      <w:numFmt w:val="bullet"/>
      <w:lvlText w:val="o"/>
      <w:lvlJc w:val="left"/>
      <w:pPr>
        <w:ind w:left="1440" w:hanging="360"/>
      </w:pPr>
      <w:rPr>
        <w:rFonts w:ascii="Courier New" w:hAnsi="Courier New" w:hint="default"/>
      </w:rPr>
    </w:lvl>
    <w:lvl w:ilvl="2" w:tplc="583C59A8">
      <w:start w:val="1"/>
      <w:numFmt w:val="bullet"/>
      <w:lvlText w:val=""/>
      <w:lvlJc w:val="left"/>
      <w:pPr>
        <w:ind w:left="2160" w:hanging="360"/>
      </w:pPr>
      <w:rPr>
        <w:rFonts w:ascii="Wingdings" w:hAnsi="Wingdings" w:hint="default"/>
      </w:rPr>
    </w:lvl>
    <w:lvl w:ilvl="3" w:tplc="0C323230">
      <w:start w:val="1"/>
      <w:numFmt w:val="bullet"/>
      <w:lvlText w:val=""/>
      <w:lvlJc w:val="left"/>
      <w:pPr>
        <w:ind w:left="2880" w:hanging="360"/>
      </w:pPr>
      <w:rPr>
        <w:rFonts w:ascii="Symbol" w:hAnsi="Symbol" w:hint="default"/>
      </w:rPr>
    </w:lvl>
    <w:lvl w:ilvl="4" w:tplc="E90027B6">
      <w:start w:val="1"/>
      <w:numFmt w:val="bullet"/>
      <w:lvlText w:val="o"/>
      <w:lvlJc w:val="left"/>
      <w:pPr>
        <w:ind w:left="3600" w:hanging="360"/>
      </w:pPr>
      <w:rPr>
        <w:rFonts w:ascii="Courier New" w:hAnsi="Courier New" w:hint="default"/>
      </w:rPr>
    </w:lvl>
    <w:lvl w:ilvl="5" w:tplc="FD463180">
      <w:start w:val="1"/>
      <w:numFmt w:val="bullet"/>
      <w:lvlText w:val=""/>
      <w:lvlJc w:val="left"/>
      <w:pPr>
        <w:ind w:left="4320" w:hanging="360"/>
      </w:pPr>
      <w:rPr>
        <w:rFonts w:ascii="Wingdings" w:hAnsi="Wingdings" w:hint="default"/>
      </w:rPr>
    </w:lvl>
    <w:lvl w:ilvl="6" w:tplc="786E8C86">
      <w:start w:val="1"/>
      <w:numFmt w:val="bullet"/>
      <w:lvlText w:val=""/>
      <w:lvlJc w:val="left"/>
      <w:pPr>
        <w:ind w:left="5040" w:hanging="360"/>
      </w:pPr>
      <w:rPr>
        <w:rFonts w:ascii="Symbol" w:hAnsi="Symbol" w:hint="default"/>
      </w:rPr>
    </w:lvl>
    <w:lvl w:ilvl="7" w:tplc="863AE59C">
      <w:start w:val="1"/>
      <w:numFmt w:val="bullet"/>
      <w:lvlText w:val="o"/>
      <w:lvlJc w:val="left"/>
      <w:pPr>
        <w:ind w:left="5760" w:hanging="360"/>
      </w:pPr>
      <w:rPr>
        <w:rFonts w:ascii="Courier New" w:hAnsi="Courier New" w:hint="default"/>
      </w:rPr>
    </w:lvl>
    <w:lvl w:ilvl="8" w:tplc="19C0278E">
      <w:start w:val="1"/>
      <w:numFmt w:val="bullet"/>
      <w:lvlText w:val=""/>
      <w:lvlJc w:val="left"/>
      <w:pPr>
        <w:ind w:left="6480" w:hanging="360"/>
      </w:pPr>
      <w:rPr>
        <w:rFonts w:ascii="Wingdings" w:hAnsi="Wingdings" w:hint="default"/>
      </w:rPr>
    </w:lvl>
  </w:abstractNum>
  <w:abstractNum w:abstractNumId="7" w15:restartNumberingAfterBreak="0">
    <w:nsid w:val="240BA640"/>
    <w:multiLevelType w:val="hybridMultilevel"/>
    <w:tmpl w:val="FFFFFFFF"/>
    <w:lvl w:ilvl="0" w:tplc="7AB280C4">
      <w:start w:val="1"/>
      <w:numFmt w:val="bullet"/>
      <w:lvlText w:val="-"/>
      <w:lvlJc w:val="left"/>
      <w:pPr>
        <w:ind w:left="660" w:hanging="360"/>
      </w:pPr>
      <w:rPr>
        <w:rFonts w:ascii="Aptos" w:hAnsi="Aptos" w:hint="default"/>
      </w:rPr>
    </w:lvl>
    <w:lvl w:ilvl="1" w:tplc="55F0688A">
      <w:start w:val="1"/>
      <w:numFmt w:val="bullet"/>
      <w:lvlText w:val="o"/>
      <w:lvlJc w:val="left"/>
      <w:pPr>
        <w:ind w:left="1380" w:hanging="360"/>
      </w:pPr>
      <w:rPr>
        <w:rFonts w:ascii="Courier New" w:hAnsi="Courier New" w:hint="default"/>
      </w:rPr>
    </w:lvl>
    <w:lvl w:ilvl="2" w:tplc="D64CB532">
      <w:start w:val="1"/>
      <w:numFmt w:val="bullet"/>
      <w:lvlText w:val=""/>
      <w:lvlJc w:val="left"/>
      <w:pPr>
        <w:ind w:left="2100" w:hanging="360"/>
      </w:pPr>
      <w:rPr>
        <w:rFonts w:ascii="Wingdings" w:hAnsi="Wingdings" w:hint="default"/>
      </w:rPr>
    </w:lvl>
    <w:lvl w:ilvl="3" w:tplc="F20096CA">
      <w:start w:val="1"/>
      <w:numFmt w:val="bullet"/>
      <w:lvlText w:val=""/>
      <w:lvlJc w:val="left"/>
      <w:pPr>
        <w:ind w:left="2820" w:hanging="360"/>
      </w:pPr>
      <w:rPr>
        <w:rFonts w:ascii="Symbol" w:hAnsi="Symbol" w:hint="default"/>
      </w:rPr>
    </w:lvl>
    <w:lvl w:ilvl="4" w:tplc="55ACF7F4">
      <w:start w:val="1"/>
      <w:numFmt w:val="bullet"/>
      <w:lvlText w:val="o"/>
      <w:lvlJc w:val="left"/>
      <w:pPr>
        <w:ind w:left="3540" w:hanging="360"/>
      </w:pPr>
      <w:rPr>
        <w:rFonts w:ascii="Courier New" w:hAnsi="Courier New" w:hint="default"/>
      </w:rPr>
    </w:lvl>
    <w:lvl w:ilvl="5" w:tplc="E38AE598">
      <w:start w:val="1"/>
      <w:numFmt w:val="bullet"/>
      <w:lvlText w:val=""/>
      <w:lvlJc w:val="left"/>
      <w:pPr>
        <w:ind w:left="4260" w:hanging="360"/>
      </w:pPr>
      <w:rPr>
        <w:rFonts w:ascii="Wingdings" w:hAnsi="Wingdings" w:hint="default"/>
      </w:rPr>
    </w:lvl>
    <w:lvl w:ilvl="6" w:tplc="8D8A8458">
      <w:start w:val="1"/>
      <w:numFmt w:val="bullet"/>
      <w:lvlText w:val=""/>
      <w:lvlJc w:val="left"/>
      <w:pPr>
        <w:ind w:left="4980" w:hanging="360"/>
      </w:pPr>
      <w:rPr>
        <w:rFonts w:ascii="Symbol" w:hAnsi="Symbol" w:hint="default"/>
      </w:rPr>
    </w:lvl>
    <w:lvl w:ilvl="7" w:tplc="89120382">
      <w:start w:val="1"/>
      <w:numFmt w:val="bullet"/>
      <w:lvlText w:val="o"/>
      <w:lvlJc w:val="left"/>
      <w:pPr>
        <w:ind w:left="5700" w:hanging="360"/>
      </w:pPr>
      <w:rPr>
        <w:rFonts w:ascii="Courier New" w:hAnsi="Courier New" w:hint="default"/>
      </w:rPr>
    </w:lvl>
    <w:lvl w:ilvl="8" w:tplc="129E95F0">
      <w:start w:val="1"/>
      <w:numFmt w:val="bullet"/>
      <w:lvlText w:val=""/>
      <w:lvlJc w:val="left"/>
      <w:pPr>
        <w:ind w:left="6420" w:hanging="360"/>
      </w:pPr>
      <w:rPr>
        <w:rFonts w:ascii="Wingdings" w:hAnsi="Wingdings" w:hint="default"/>
      </w:rPr>
    </w:lvl>
  </w:abstractNum>
  <w:abstractNum w:abstractNumId="8" w15:restartNumberingAfterBreak="0">
    <w:nsid w:val="28BC0A90"/>
    <w:multiLevelType w:val="hybridMultilevel"/>
    <w:tmpl w:val="FFFFFFFF"/>
    <w:lvl w:ilvl="0" w:tplc="BDBEB30A">
      <w:start w:val="1"/>
      <w:numFmt w:val="bullet"/>
      <w:lvlText w:val=""/>
      <w:lvlJc w:val="left"/>
      <w:pPr>
        <w:ind w:left="960" w:hanging="360"/>
      </w:pPr>
      <w:rPr>
        <w:rFonts w:ascii="Symbol" w:hAnsi="Symbol" w:hint="default"/>
      </w:rPr>
    </w:lvl>
    <w:lvl w:ilvl="1" w:tplc="3DEE63A0">
      <w:start w:val="1"/>
      <w:numFmt w:val="bullet"/>
      <w:lvlText w:val="o"/>
      <w:lvlJc w:val="left"/>
      <w:pPr>
        <w:ind w:left="1680" w:hanging="360"/>
      </w:pPr>
      <w:rPr>
        <w:rFonts w:ascii="Courier New" w:hAnsi="Courier New" w:hint="default"/>
      </w:rPr>
    </w:lvl>
    <w:lvl w:ilvl="2" w:tplc="64C66278">
      <w:start w:val="1"/>
      <w:numFmt w:val="bullet"/>
      <w:lvlText w:val=""/>
      <w:lvlJc w:val="left"/>
      <w:pPr>
        <w:ind w:left="2400" w:hanging="360"/>
      </w:pPr>
      <w:rPr>
        <w:rFonts w:ascii="Wingdings" w:hAnsi="Wingdings" w:hint="default"/>
      </w:rPr>
    </w:lvl>
    <w:lvl w:ilvl="3" w:tplc="1644A5EE">
      <w:start w:val="1"/>
      <w:numFmt w:val="bullet"/>
      <w:lvlText w:val=""/>
      <w:lvlJc w:val="left"/>
      <w:pPr>
        <w:ind w:left="3120" w:hanging="360"/>
      </w:pPr>
      <w:rPr>
        <w:rFonts w:ascii="Symbol" w:hAnsi="Symbol" w:hint="default"/>
      </w:rPr>
    </w:lvl>
    <w:lvl w:ilvl="4" w:tplc="200028AC">
      <w:start w:val="1"/>
      <w:numFmt w:val="bullet"/>
      <w:lvlText w:val="o"/>
      <w:lvlJc w:val="left"/>
      <w:pPr>
        <w:ind w:left="3840" w:hanging="360"/>
      </w:pPr>
      <w:rPr>
        <w:rFonts w:ascii="Courier New" w:hAnsi="Courier New" w:hint="default"/>
      </w:rPr>
    </w:lvl>
    <w:lvl w:ilvl="5" w:tplc="D23E4CC2">
      <w:start w:val="1"/>
      <w:numFmt w:val="bullet"/>
      <w:lvlText w:val=""/>
      <w:lvlJc w:val="left"/>
      <w:pPr>
        <w:ind w:left="4560" w:hanging="360"/>
      </w:pPr>
      <w:rPr>
        <w:rFonts w:ascii="Wingdings" w:hAnsi="Wingdings" w:hint="default"/>
      </w:rPr>
    </w:lvl>
    <w:lvl w:ilvl="6" w:tplc="47B0B5C0">
      <w:start w:val="1"/>
      <w:numFmt w:val="bullet"/>
      <w:lvlText w:val=""/>
      <w:lvlJc w:val="left"/>
      <w:pPr>
        <w:ind w:left="5280" w:hanging="360"/>
      </w:pPr>
      <w:rPr>
        <w:rFonts w:ascii="Symbol" w:hAnsi="Symbol" w:hint="default"/>
      </w:rPr>
    </w:lvl>
    <w:lvl w:ilvl="7" w:tplc="2E70D87E">
      <w:start w:val="1"/>
      <w:numFmt w:val="bullet"/>
      <w:lvlText w:val="o"/>
      <w:lvlJc w:val="left"/>
      <w:pPr>
        <w:ind w:left="6000" w:hanging="360"/>
      </w:pPr>
      <w:rPr>
        <w:rFonts w:ascii="Courier New" w:hAnsi="Courier New" w:hint="default"/>
      </w:rPr>
    </w:lvl>
    <w:lvl w:ilvl="8" w:tplc="E17A9014">
      <w:start w:val="1"/>
      <w:numFmt w:val="bullet"/>
      <w:lvlText w:val=""/>
      <w:lvlJc w:val="left"/>
      <w:pPr>
        <w:ind w:left="6720" w:hanging="360"/>
      </w:pPr>
      <w:rPr>
        <w:rFonts w:ascii="Wingdings" w:hAnsi="Wingdings" w:hint="default"/>
      </w:rPr>
    </w:lvl>
  </w:abstractNum>
  <w:abstractNum w:abstractNumId="9"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145"/>
        </w:tabs>
        <w:ind w:left="1145"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0" w15:restartNumberingAfterBreak="0">
    <w:nsid w:val="3429D2AD"/>
    <w:multiLevelType w:val="hybridMultilevel"/>
    <w:tmpl w:val="FFFFFFFF"/>
    <w:lvl w:ilvl="0" w:tplc="3B50EFA4">
      <w:start w:val="1"/>
      <w:numFmt w:val="bullet"/>
      <w:lvlText w:val="-"/>
      <w:lvlJc w:val="left"/>
      <w:pPr>
        <w:ind w:left="660" w:hanging="360"/>
      </w:pPr>
      <w:rPr>
        <w:rFonts w:ascii="Aptos" w:hAnsi="Aptos" w:hint="default"/>
      </w:rPr>
    </w:lvl>
    <w:lvl w:ilvl="1" w:tplc="019E8548">
      <w:start w:val="1"/>
      <w:numFmt w:val="bullet"/>
      <w:lvlText w:val="o"/>
      <w:lvlJc w:val="left"/>
      <w:pPr>
        <w:ind w:left="1380" w:hanging="360"/>
      </w:pPr>
      <w:rPr>
        <w:rFonts w:ascii="Courier New" w:hAnsi="Courier New" w:hint="default"/>
      </w:rPr>
    </w:lvl>
    <w:lvl w:ilvl="2" w:tplc="A4304EBC">
      <w:start w:val="1"/>
      <w:numFmt w:val="bullet"/>
      <w:lvlText w:val=""/>
      <w:lvlJc w:val="left"/>
      <w:pPr>
        <w:ind w:left="2100" w:hanging="360"/>
      </w:pPr>
      <w:rPr>
        <w:rFonts w:ascii="Wingdings" w:hAnsi="Wingdings" w:hint="default"/>
      </w:rPr>
    </w:lvl>
    <w:lvl w:ilvl="3" w:tplc="02E0A31A">
      <w:start w:val="1"/>
      <w:numFmt w:val="bullet"/>
      <w:lvlText w:val=""/>
      <w:lvlJc w:val="left"/>
      <w:pPr>
        <w:ind w:left="2820" w:hanging="360"/>
      </w:pPr>
      <w:rPr>
        <w:rFonts w:ascii="Symbol" w:hAnsi="Symbol" w:hint="default"/>
      </w:rPr>
    </w:lvl>
    <w:lvl w:ilvl="4" w:tplc="87B6DC36">
      <w:start w:val="1"/>
      <w:numFmt w:val="bullet"/>
      <w:lvlText w:val="o"/>
      <w:lvlJc w:val="left"/>
      <w:pPr>
        <w:ind w:left="3540" w:hanging="360"/>
      </w:pPr>
      <w:rPr>
        <w:rFonts w:ascii="Courier New" w:hAnsi="Courier New" w:hint="default"/>
      </w:rPr>
    </w:lvl>
    <w:lvl w:ilvl="5" w:tplc="C772FBE4">
      <w:start w:val="1"/>
      <w:numFmt w:val="bullet"/>
      <w:lvlText w:val=""/>
      <w:lvlJc w:val="left"/>
      <w:pPr>
        <w:ind w:left="4260" w:hanging="360"/>
      </w:pPr>
      <w:rPr>
        <w:rFonts w:ascii="Wingdings" w:hAnsi="Wingdings" w:hint="default"/>
      </w:rPr>
    </w:lvl>
    <w:lvl w:ilvl="6" w:tplc="10921D22">
      <w:start w:val="1"/>
      <w:numFmt w:val="bullet"/>
      <w:lvlText w:val=""/>
      <w:lvlJc w:val="left"/>
      <w:pPr>
        <w:ind w:left="4980" w:hanging="360"/>
      </w:pPr>
      <w:rPr>
        <w:rFonts w:ascii="Symbol" w:hAnsi="Symbol" w:hint="default"/>
      </w:rPr>
    </w:lvl>
    <w:lvl w:ilvl="7" w:tplc="ED4E870A">
      <w:start w:val="1"/>
      <w:numFmt w:val="bullet"/>
      <w:lvlText w:val="o"/>
      <w:lvlJc w:val="left"/>
      <w:pPr>
        <w:ind w:left="5700" w:hanging="360"/>
      </w:pPr>
      <w:rPr>
        <w:rFonts w:ascii="Courier New" w:hAnsi="Courier New" w:hint="default"/>
      </w:rPr>
    </w:lvl>
    <w:lvl w:ilvl="8" w:tplc="ED1CE240">
      <w:start w:val="1"/>
      <w:numFmt w:val="bullet"/>
      <w:lvlText w:val=""/>
      <w:lvlJc w:val="left"/>
      <w:pPr>
        <w:ind w:left="6420" w:hanging="360"/>
      </w:pPr>
      <w:rPr>
        <w:rFonts w:ascii="Wingdings" w:hAnsi="Wingdings" w:hint="default"/>
      </w:rPr>
    </w:lvl>
  </w:abstractNum>
  <w:abstractNum w:abstractNumId="11" w15:restartNumberingAfterBreak="0">
    <w:nsid w:val="353078CE"/>
    <w:multiLevelType w:val="hybridMultilevel"/>
    <w:tmpl w:val="FFFFFFFF"/>
    <w:lvl w:ilvl="0" w:tplc="F9F252A6">
      <w:start w:val="1"/>
      <w:numFmt w:val="bullet"/>
      <w:lvlText w:val="-"/>
      <w:lvlJc w:val="left"/>
      <w:pPr>
        <w:ind w:left="660" w:hanging="360"/>
      </w:pPr>
      <w:rPr>
        <w:rFonts w:ascii="Aptos" w:hAnsi="Aptos" w:hint="default"/>
      </w:rPr>
    </w:lvl>
    <w:lvl w:ilvl="1" w:tplc="30849996">
      <w:start w:val="1"/>
      <w:numFmt w:val="bullet"/>
      <w:lvlText w:val="o"/>
      <w:lvlJc w:val="left"/>
      <w:pPr>
        <w:ind w:left="1380" w:hanging="360"/>
      </w:pPr>
      <w:rPr>
        <w:rFonts w:ascii="Courier New" w:hAnsi="Courier New" w:hint="default"/>
      </w:rPr>
    </w:lvl>
    <w:lvl w:ilvl="2" w:tplc="813EB5DA">
      <w:start w:val="1"/>
      <w:numFmt w:val="bullet"/>
      <w:lvlText w:val=""/>
      <w:lvlJc w:val="left"/>
      <w:pPr>
        <w:ind w:left="2100" w:hanging="360"/>
      </w:pPr>
      <w:rPr>
        <w:rFonts w:ascii="Wingdings" w:hAnsi="Wingdings" w:hint="default"/>
      </w:rPr>
    </w:lvl>
    <w:lvl w:ilvl="3" w:tplc="E7A2C8D6">
      <w:start w:val="1"/>
      <w:numFmt w:val="bullet"/>
      <w:lvlText w:val=""/>
      <w:lvlJc w:val="left"/>
      <w:pPr>
        <w:ind w:left="2820" w:hanging="360"/>
      </w:pPr>
      <w:rPr>
        <w:rFonts w:ascii="Symbol" w:hAnsi="Symbol" w:hint="default"/>
      </w:rPr>
    </w:lvl>
    <w:lvl w:ilvl="4" w:tplc="4DD0ABB8">
      <w:start w:val="1"/>
      <w:numFmt w:val="bullet"/>
      <w:lvlText w:val="o"/>
      <w:lvlJc w:val="left"/>
      <w:pPr>
        <w:ind w:left="3540" w:hanging="360"/>
      </w:pPr>
      <w:rPr>
        <w:rFonts w:ascii="Courier New" w:hAnsi="Courier New" w:hint="default"/>
      </w:rPr>
    </w:lvl>
    <w:lvl w:ilvl="5" w:tplc="3606F61C">
      <w:start w:val="1"/>
      <w:numFmt w:val="bullet"/>
      <w:lvlText w:val=""/>
      <w:lvlJc w:val="left"/>
      <w:pPr>
        <w:ind w:left="4260" w:hanging="360"/>
      </w:pPr>
      <w:rPr>
        <w:rFonts w:ascii="Wingdings" w:hAnsi="Wingdings" w:hint="default"/>
      </w:rPr>
    </w:lvl>
    <w:lvl w:ilvl="6" w:tplc="598CAC86">
      <w:start w:val="1"/>
      <w:numFmt w:val="bullet"/>
      <w:lvlText w:val=""/>
      <w:lvlJc w:val="left"/>
      <w:pPr>
        <w:ind w:left="4980" w:hanging="360"/>
      </w:pPr>
      <w:rPr>
        <w:rFonts w:ascii="Symbol" w:hAnsi="Symbol" w:hint="default"/>
      </w:rPr>
    </w:lvl>
    <w:lvl w:ilvl="7" w:tplc="141AA190">
      <w:start w:val="1"/>
      <w:numFmt w:val="bullet"/>
      <w:lvlText w:val="o"/>
      <w:lvlJc w:val="left"/>
      <w:pPr>
        <w:ind w:left="5700" w:hanging="360"/>
      </w:pPr>
      <w:rPr>
        <w:rFonts w:ascii="Courier New" w:hAnsi="Courier New" w:hint="default"/>
      </w:rPr>
    </w:lvl>
    <w:lvl w:ilvl="8" w:tplc="9A0A0ED0">
      <w:start w:val="1"/>
      <w:numFmt w:val="bullet"/>
      <w:lvlText w:val=""/>
      <w:lvlJc w:val="left"/>
      <w:pPr>
        <w:ind w:left="6420" w:hanging="360"/>
      </w:pPr>
      <w:rPr>
        <w:rFonts w:ascii="Wingdings" w:hAnsi="Wingdings" w:hint="default"/>
      </w:rPr>
    </w:lvl>
  </w:abstractNum>
  <w:abstractNum w:abstractNumId="12"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3" w15:restartNumberingAfterBreak="0">
    <w:nsid w:val="412CAFEF"/>
    <w:multiLevelType w:val="hybridMultilevel"/>
    <w:tmpl w:val="FFFFFFFF"/>
    <w:lvl w:ilvl="0" w:tplc="8B56CB8C">
      <w:start w:val="1"/>
      <w:numFmt w:val="bullet"/>
      <w:lvlText w:val=""/>
      <w:lvlJc w:val="left"/>
      <w:pPr>
        <w:ind w:left="720" w:hanging="360"/>
      </w:pPr>
      <w:rPr>
        <w:rFonts w:ascii="Symbol" w:hAnsi="Symbol" w:hint="default"/>
      </w:rPr>
    </w:lvl>
    <w:lvl w:ilvl="1" w:tplc="6260589E">
      <w:start w:val="1"/>
      <w:numFmt w:val="bullet"/>
      <w:lvlText w:val="o"/>
      <w:lvlJc w:val="left"/>
      <w:pPr>
        <w:ind w:left="1440" w:hanging="360"/>
      </w:pPr>
      <w:rPr>
        <w:rFonts w:ascii="Courier New" w:hAnsi="Courier New" w:hint="default"/>
      </w:rPr>
    </w:lvl>
    <w:lvl w:ilvl="2" w:tplc="405A35D2">
      <w:start w:val="1"/>
      <w:numFmt w:val="bullet"/>
      <w:lvlText w:val=""/>
      <w:lvlJc w:val="left"/>
      <w:pPr>
        <w:ind w:left="2160" w:hanging="360"/>
      </w:pPr>
      <w:rPr>
        <w:rFonts w:ascii="Wingdings" w:hAnsi="Wingdings" w:hint="default"/>
      </w:rPr>
    </w:lvl>
    <w:lvl w:ilvl="3" w:tplc="27843570">
      <w:start w:val="1"/>
      <w:numFmt w:val="bullet"/>
      <w:lvlText w:val=""/>
      <w:lvlJc w:val="left"/>
      <w:pPr>
        <w:ind w:left="2880" w:hanging="360"/>
      </w:pPr>
      <w:rPr>
        <w:rFonts w:ascii="Symbol" w:hAnsi="Symbol" w:hint="default"/>
      </w:rPr>
    </w:lvl>
    <w:lvl w:ilvl="4" w:tplc="8F1A5B58">
      <w:start w:val="1"/>
      <w:numFmt w:val="bullet"/>
      <w:lvlText w:val="o"/>
      <w:lvlJc w:val="left"/>
      <w:pPr>
        <w:ind w:left="3600" w:hanging="360"/>
      </w:pPr>
      <w:rPr>
        <w:rFonts w:ascii="Courier New" w:hAnsi="Courier New" w:hint="default"/>
      </w:rPr>
    </w:lvl>
    <w:lvl w:ilvl="5" w:tplc="A1A0E30A">
      <w:start w:val="1"/>
      <w:numFmt w:val="bullet"/>
      <w:lvlText w:val=""/>
      <w:lvlJc w:val="left"/>
      <w:pPr>
        <w:ind w:left="4320" w:hanging="360"/>
      </w:pPr>
      <w:rPr>
        <w:rFonts w:ascii="Wingdings" w:hAnsi="Wingdings" w:hint="default"/>
      </w:rPr>
    </w:lvl>
    <w:lvl w:ilvl="6" w:tplc="B6E4DCD6">
      <w:start w:val="1"/>
      <w:numFmt w:val="bullet"/>
      <w:lvlText w:val=""/>
      <w:lvlJc w:val="left"/>
      <w:pPr>
        <w:ind w:left="5040" w:hanging="360"/>
      </w:pPr>
      <w:rPr>
        <w:rFonts w:ascii="Symbol" w:hAnsi="Symbol" w:hint="default"/>
      </w:rPr>
    </w:lvl>
    <w:lvl w:ilvl="7" w:tplc="A6DE408C">
      <w:start w:val="1"/>
      <w:numFmt w:val="bullet"/>
      <w:lvlText w:val="o"/>
      <w:lvlJc w:val="left"/>
      <w:pPr>
        <w:ind w:left="5760" w:hanging="360"/>
      </w:pPr>
      <w:rPr>
        <w:rFonts w:ascii="Courier New" w:hAnsi="Courier New" w:hint="default"/>
      </w:rPr>
    </w:lvl>
    <w:lvl w:ilvl="8" w:tplc="A7C4B0E6">
      <w:start w:val="1"/>
      <w:numFmt w:val="bullet"/>
      <w:lvlText w:val=""/>
      <w:lvlJc w:val="left"/>
      <w:pPr>
        <w:ind w:left="6480" w:hanging="360"/>
      </w:pPr>
      <w:rPr>
        <w:rFonts w:ascii="Wingdings" w:hAnsi="Wingdings" w:hint="default"/>
      </w:rPr>
    </w:lvl>
  </w:abstractNum>
  <w:abstractNum w:abstractNumId="14" w15:restartNumberingAfterBreak="0">
    <w:nsid w:val="4C294759"/>
    <w:multiLevelType w:val="hybridMultilevel"/>
    <w:tmpl w:val="FFFFFFFF"/>
    <w:lvl w:ilvl="0" w:tplc="4EA69920">
      <w:start w:val="1"/>
      <w:numFmt w:val="bullet"/>
      <w:lvlText w:val=""/>
      <w:lvlJc w:val="left"/>
      <w:pPr>
        <w:ind w:left="720" w:hanging="360"/>
      </w:pPr>
      <w:rPr>
        <w:rFonts w:ascii="Symbol" w:hAnsi="Symbol" w:hint="default"/>
      </w:rPr>
    </w:lvl>
    <w:lvl w:ilvl="1" w:tplc="C4B63506">
      <w:start w:val="1"/>
      <w:numFmt w:val="bullet"/>
      <w:lvlText w:val="o"/>
      <w:lvlJc w:val="left"/>
      <w:pPr>
        <w:ind w:left="1440" w:hanging="360"/>
      </w:pPr>
      <w:rPr>
        <w:rFonts w:ascii="Courier New" w:hAnsi="Courier New" w:hint="default"/>
      </w:rPr>
    </w:lvl>
    <w:lvl w:ilvl="2" w:tplc="9A068556">
      <w:start w:val="1"/>
      <w:numFmt w:val="bullet"/>
      <w:lvlText w:val=""/>
      <w:lvlJc w:val="left"/>
      <w:pPr>
        <w:ind w:left="2160" w:hanging="360"/>
      </w:pPr>
      <w:rPr>
        <w:rFonts w:ascii="Wingdings" w:hAnsi="Wingdings" w:hint="default"/>
      </w:rPr>
    </w:lvl>
    <w:lvl w:ilvl="3" w:tplc="D946CF78">
      <w:start w:val="1"/>
      <w:numFmt w:val="bullet"/>
      <w:lvlText w:val=""/>
      <w:lvlJc w:val="left"/>
      <w:pPr>
        <w:ind w:left="2880" w:hanging="360"/>
      </w:pPr>
      <w:rPr>
        <w:rFonts w:ascii="Symbol" w:hAnsi="Symbol" w:hint="default"/>
      </w:rPr>
    </w:lvl>
    <w:lvl w:ilvl="4" w:tplc="D6946FA4">
      <w:start w:val="1"/>
      <w:numFmt w:val="bullet"/>
      <w:lvlText w:val="o"/>
      <w:lvlJc w:val="left"/>
      <w:pPr>
        <w:ind w:left="3600" w:hanging="360"/>
      </w:pPr>
      <w:rPr>
        <w:rFonts w:ascii="Courier New" w:hAnsi="Courier New" w:hint="default"/>
      </w:rPr>
    </w:lvl>
    <w:lvl w:ilvl="5" w:tplc="454E20F4">
      <w:start w:val="1"/>
      <w:numFmt w:val="bullet"/>
      <w:lvlText w:val=""/>
      <w:lvlJc w:val="left"/>
      <w:pPr>
        <w:ind w:left="4320" w:hanging="360"/>
      </w:pPr>
      <w:rPr>
        <w:rFonts w:ascii="Wingdings" w:hAnsi="Wingdings" w:hint="default"/>
      </w:rPr>
    </w:lvl>
    <w:lvl w:ilvl="6" w:tplc="8D580CCC">
      <w:start w:val="1"/>
      <w:numFmt w:val="bullet"/>
      <w:lvlText w:val=""/>
      <w:lvlJc w:val="left"/>
      <w:pPr>
        <w:ind w:left="5040" w:hanging="360"/>
      </w:pPr>
      <w:rPr>
        <w:rFonts w:ascii="Symbol" w:hAnsi="Symbol" w:hint="default"/>
      </w:rPr>
    </w:lvl>
    <w:lvl w:ilvl="7" w:tplc="5DDE971A">
      <w:start w:val="1"/>
      <w:numFmt w:val="bullet"/>
      <w:lvlText w:val="o"/>
      <w:lvlJc w:val="left"/>
      <w:pPr>
        <w:ind w:left="5760" w:hanging="360"/>
      </w:pPr>
      <w:rPr>
        <w:rFonts w:ascii="Courier New" w:hAnsi="Courier New" w:hint="default"/>
      </w:rPr>
    </w:lvl>
    <w:lvl w:ilvl="8" w:tplc="615C7188">
      <w:start w:val="1"/>
      <w:numFmt w:val="bullet"/>
      <w:lvlText w:val=""/>
      <w:lvlJc w:val="left"/>
      <w:pPr>
        <w:ind w:left="6480" w:hanging="360"/>
      </w:pPr>
      <w:rPr>
        <w:rFonts w:ascii="Wingdings" w:hAnsi="Wingdings" w:hint="default"/>
      </w:rPr>
    </w:lvl>
  </w:abstractNum>
  <w:abstractNum w:abstractNumId="15" w15:restartNumberingAfterBreak="0">
    <w:nsid w:val="50ED24A3"/>
    <w:multiLevelType w:val="hybridMultilevel"/>
    <w:tmpl w:val="FFFFFFFF"/>
    <w:lvl w:ilvl="0" w:tplc="E022F98E">
      <w:start w:val="1"/>
      <w:numFmt w:val="bullet"/>
      <w:lvlText w:val=""/>
      <w:lvlJc w:val="left"/>
      <w:pPr>
        <w:ind w:left="720" w:hanging="360"/>
      </w:pPr>
      <w:rPr>
        <w:rFonts w:ascii="Symbol" w:hAnsi="Symbol" w:hint="default"/>
      </w:rPr>
    </w:lvl>
    <w:lvl w:ilvl="1" w:tplc="4C023A82">
      <w:start w:val="1"/>
      <w:numFmt w:val="bullet"/>
      <w:lvlText w:val="o"/>
      <w:lvlJc w:val="left"/>
      <w:pPr>
        <w:ind w:left="1440" w:hanging="360"/>
      </w:pPr>
      <w:rPr>
        <w:rFonts w:ascii="Courier New" w:hAnsi="Courier New" w:hint="default"/>
      </w:rPr>
    </w:lvl>
    <w:lvl w:ilvl="2" w:tplc="0B227758">
      <w:start w:val="1"/>
      <w:numFmt w:val="bullet"/>
      <w:lvlText w:val=""/>
      <w:lvlJc w:val="left"/>
      <w:pPr>
        <w:ind w:left="2160" w:hanging="360"/>
      </w:pPr>
      <w:rPr>
        <w:rFonts w:ascii="Wingdings" w:hAnsi="Wingdings" w:hint="default"/>
      </w:rPr>
    </w:lvl>
    <w:lvl w:ilvl="3" w:tplc="0E320D18">
      <w:start w:val="1"/>
      <w:numFmt w:val="bullet"/>
      <w:lvlText w:val=""/>
      <w:lvlJc w:val="left"/>
      <w:pPr>
        <w:ind w:left="2880" w:hanging="360"/>
      </w:pPr>
      <w:rPr>
        <w:rFonts w:ascii="Symbol" w:hAnsi="Symbol" w:hint="default"/>
      </w:rPr>
    </w:lvl>
    <w:lvl w:ilvl="4" w:tplc="B0A05C22">
      <w:start w:val="1"/>
      <w:numFmt w:val="bullet"/>
      <w:lvlText w:val="o"/>
      <w:lvlJc w:val="left"/>
      <w:pPr>
        <w:ind w:left="3600" w:hanging="360"/>
      </w:pPr>
      <w:rPr>
        <w:rFonts w:ascii="Courier New" w:hAnsi="Courier New" w:hint="default"/>
      </w:rPr>
    </w:lvl>
    <w:lvl w:ilvl="5" w:tplc="1BA02530">
      <w:start w:val="1"/>
      <w:numFmt w:val="bullet"/>
      <w:lvlText w:val=""/>
      <w:lvlJc w:val="left"/>
      <w:pPr>
        <w:ind w:left="4320" w:hanging="360"/>
      </w:pPr>
      <w:rPr>
        <w:rFonts w:ascii="Wingdings" w:hAnsi="Wingdings" w:hint="default"/>
      </w:rPr>
    </w:lvl>
    <w:lvl w:ilvl="6" w:tplc="FB5E123C">
      <w:start w:val="1"/>
      <w:numFmt w:val="bullet"/>
      <w:lvlText w:val=""/>
      <w:lvlJc w:val="left"/>
      <w:pPr>
        <w:ind w:left="5040" w:hanging="360"/>
      </w:pPr>
      <w:rPr>
        <w:rFonts w:ascii="Symbol" w:hAnsi="Symbol" w:hint="default"/>
      </w:rPr>
    </w:lvl>
    <w:lvl w:ilvl="7" w:tplc="C5E45954">
      <w:start w:val="1"/>
      <w:numFmt w:val="bullet"/>
      <w:lvlText w:val="o"/>
      <w:lvlJc w:val="left"/>
      <w:pPr>
        <w:ind w:left="5760" w:hanging="360"/>
      </w:pPr>
      <w:rPr>
        <w:rFonts w:ascii="Courier New" w:hAnsi="Courier New" w:hint="default"/>
      </w:rPr>
    </w:lvl>
    <w:lvl w:ilvl="8" w:tplc="4F281AAE">
      <w:start w:val="1"/>
      <w:numFmt w:val="bullet"/>
      <w:lvlText w:val=""/>
      <w:lvlJc w:val="left"/>
      <w:pPr>
        <w:ind w:left="6480" w:hanging="360"/>
      </w:pPr>
      <w:rPr>
        <w:rFonts w:ascii="Wingdings" w:hAnsi="Wingdings" w:hint="default"/>
      </w:rPr>
    </w:lvl>
  </w:abstractNum>
  <w:abstractNum w:abstractNumId="16"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71E08B"/>
    <w:multiLevelType w:val="hybridMultilevel"/>
    <w:tmpl w:val="FFFFFFFF"/>
    <w:lvl w:ilvl="0" w:tplc="25FA6C56">
      <w:start w:val="1"/>
      <w:numFmt w:val="bullet"/>
      <w:lvlText w:val="-"/>
      <w:lvlJc w:val="left"/>
      <w:pPr>
        <w:ind w:left="660" w:hanging="360"/>
      </w:pPr>
      <w:rPr>
        <w:rFonts w:ascii="Aptos" w:hAnsi="Aptos" w:hint="default"/>
      </w:rPr>
    </w:lvl>
    <w:lvl w:ilvl="1" w:tplc="7B7242AE">
      <w:start w:val="1"/>
      <w:numFmt w:val="bullet"/>
      <w:lvlText w:val="o"/>
      <w:lvlJc w:val="left"/>
      <w:pPr>
        <w:ind w:left="1380" w:hanging="360"/>
      </w:pPr>
      <w:rPr>
        <w:rFonts w:ascii="Courier New" w:hAnsi="Courier New" w:hint="default"/>
      </w:rPr>
    </w:lvl>
    <w:lvl w:ilvl="2" w:tplc="8B1052EA">
      <w:start w:val="1"/>
      <w:numFmt w:val="bullet"/>
      <w:lvlText w:val=""/>
      <w:lvlJc w:val="left"/>
      <w:pPr>
        <w:ind w:left="2100" w:hanging="360"/>
      </w:pPr>
      <w:rPr>
        <w:rFonts w:ascii="Wingdings" w:hAnsi="Wingdings" w:hint="default"/>
      </w:rPr>
    </w:lvl>
    <w:lvl w:ilvl="3" w:tplc="6C2C60C4">
      <w:start w:val="1"/>
      <w:numFmt w:val="bullet"/>
      <w:lvlText w:val=""/>
      <w:lvlJc w:val="left"/>
      <w:pPr>
        <w:ind w:left="2820" w:hanging="360"/>
      </w:pPr>
      <w:rPr>
        <w:rFonts w:ascii="Symbol" w:hAnsi="Symbol" w:hint="default"/>
      </w:rPr>
    </w:lvl>
    <w:lvl w:ilvl="4" w:tplc="A24CBB42">
      <w:start w:val="1"/>
      <w:numFmt w:val="bullet"/>
      <w:lvlText w:val="o"/>
      <w:lvlJc w:val="left"/>
      <w:pPr>
        <w:ind w:left="3540" w:hanging="360"/>
      </w:pPr>
      <w:rPr>
        <w:rFonts w:ascii="Courier New" w:hAnsi="Courier New" w:hint="default"/>
      </w:rPr>
    </w:lvl>
    <w:lvl w:ilvl="5" w:tplc="4BECF4E4">
      <w:start w:val="1"/>
      <w:numFmt w:val="bullet"/>
      <w:lvlText w:val=""/>
      <w:lvlJc w:val="left"/>
      <w:pPr>
        <w:ind w:left="4260" w:hanging="360"/>
      </w:pPr>
      <w:rPr>
        <w:rFonts w:ascii="Wingdings" w:hAnsi="Wingdings" w:hint="default"/>
      </w:rPr>
    </w:lvl>
    <w:lvl w:ilvl="6" w:tplc="934A2AA6">
      <w:start w:val="1"/>
      <w:numFmt w:val="bullet"/>
      <w:lvlText w:val=""/>
      <w:lvlJc w:val="left"/>
      <w:pPr>
        <w:ind w:left="4980" w:hanging="360"/>
      </w:pPr>
      <w:rPr>
        <w:rFonts w:ascii="Symbol" w:hAnsi="Symbol" w:hint="default"/>
      </w:rPr>
    </w:lvl>
    <w:lvl w:ilvl="7" w:tplc="6A301544">
      <w:start w:val="1"/>
      <w:numFmt w:val="bullet"/>
      <w:lvlText w:val="o"/>
      <w:lvlJc w:val="left"/>
      <w:pPr>
        <w:ind w:left="5700" w:hanging="360"/>
      </w:pPr>
      <w:rPr>
        <w:rFonts w:ascii="Courier New" w:hAnsi="Courier New" w:hint="default"/>
      </w:rPr>
    </w:lvl>
    <w:lvl w:ilvl="8" w:tplc="25A22B06">
      <w:start w:val="1"/>
      <w:numFmt w:val="bullet"/>
      <w:lvlText w:val=""/>
      <w:lvlJc w:val="left"/>
      <w:pPr>
        <w:ind w:left="6420" w:hanging="360"/>
      </w:pPr>
      <w:rPr>
        <w:rFonts w:ascii="Wingdings" w:hAnsi="Wingdings" w:hint="default"/>
      </w:rPr>
    </w:lvl>
  </w:abstractNum>
  <w:abstractNum w:abstractNumId="18" w15:restartNumberingAfterBreak="0">
    <w:nsid w:val="5B39227B"/>
    <w:multiLevelType w:val="hybridMultilevel"/>
    <w:tmpl w:val="FFFFFFFF"/>
    <w:lvl w:ilvl="0" w:tplc="FEEE8106">
      <w:start w:val="1"/>
      <w:numFmt w:val="bullet"/>
      <w:lvlText w:val="-"/>
      <w:lvlJc w:val="left"/>
      <w:pPr>
        <w:ind w:left="660" w:hanging="360"/>
      </w:pPr>
      <w:rPr>
        <w:rFonts w:ascii="Aptos" w:hAnsi="Aptos" w:hint="default"/>
      </w:rPr>
    </w:lvl>
    <w:lvl w:ilvl="1" w:tplc="4F56060C">
      <w:start w:val="1"/>
      <w:numFmt w:val="bullet"/>
      <w:lvlText w:val="o"/>
      <w:lvlJc w:val="left"/>
      <w:pPr>
        <w:ind w:left="1380" w:hanging="360"/>
      </w:pPr>
      <w:rPr>
        <w:rFonts w:ascii="Courier New" w:hAnsi="Courier New" w:hint="default"/>
      </w:rPr>
    </w:lvl>
    <w:lvl w:ilvl="2" w:tplc="7B5CEFD8">
      <w:start w:val="1"/>
      <w:numFmt w:val="bullet"/>
      <w:lvlText w:val=""/>
      <w:lvlJc w:val="left"/>
      <w:pPr>
        <w:ind w:left="2100" w:hanging="360"/>
      </w:pPr>
      <w:rPr>
        <w:rFonts w:ascii="Wingdings" w:hAnsi="Wingdings" w:hint="default"/>
      </w:rPr>
    </w:lvl>
    <w:lvl w:ilvl="3" w:tplc="C97AE952">
      <w:start w:val="1"/>
      <w:numFmt w:val="bullet"/>
      <w:lvlText w:val=""/>
      <w:lvlJc w:val="left"/>
      <w:pPr>
        <w:ind w:left="2820" w:hanging="360"/>
      </w:pPr>
      <w:rPr>
        <w:rFonts w:ascii="Symbol" w:hAnsi="Symbol" w:hint="default"/>
      </w:rPr>
    </w:lvl>
    <w:lvl w:ilvl="4" w:tplc="ACE421B4">
      <w:start w:val="1"/>
      <w:numFmt w:val="bullet"/>
      <w:lvlText w:val="o"/>
      <w:lvlJc w:val="left"/>
      <w:pPr>
        <w:ind w:left="3540" w:hanging="360"/>
      </w:pPr>
      <w:rPr>
        <w:rFonts w:ascii="Courier New" w:hAnsi="Courier New" w:hint="default"/>
      </w:rPr>
    </w:lvl>
    <w:lvl w:ilvl="5" w:tplc="7E2E2122">
      <w:start w:val="1"/>
      <w:numFmt w:val="bullet"/>
      <w:lvlText w:val=""/>
      <w:lvlJc w:val="left"/>
      <w:pPr>
        <w:ind w:left="4260" w:hanging="360"/>
      </w:pPr>
      <w:rPr>
        <w:rFonts w:ascii="Wingdings" w:hAnsi="Wingdings" w:hint="default"/>
      </w:rPr>
    </w:lvl>
    <w:lvl w:ilvl="6" w:tplc="8796FFEA">
      <w:start w:val="1"/>
      <w:numFmt w:val="bullet"/>
      <w:lvlText w:val=""/>
      <w:lvlJc w:val="left"/>
      <w:pPr>
        <w:ind w:left="4980" w:hanging="360"/>
      </w:pPr>
      <w:rPr>
        <w:rFonts w:ascii="Symbol" w:hAnsi="Symbol" w:hint="default"/>
      </w:rPr>
    </w:lvl>
    <w:lvl w:ilvl="7" w:tplc="5A7E03D8">
      <w:start w:val="1"/>
      <w:numFmt w:val="bullet"/>
      <w:lvlText w:val="o"/>
      <w:lvlJc w:val="left"/>
      <w:pPr>
        <w:ind w:left="5700" w:hanging="360"/>
      </w:pPr>
      <w:rPr>
        <w:rFonts w:ascii="Courier New" w:hAnsi="Courier New" w:hint="default"/>
      </w:rPr>
    </w:lvl>
    <w:lvl w:ilvl="8" w:tplc="F7A61F5C">
      <w:start w:val="1"/>
      <w:numFmt w:val="bullet"/>
      <w:lvlText w:val=""/>
      <w:lvlJc w:val="left"/>
      <w:pPr>
        <w:ind w:left="6420" w:hanging="360"/>
      </w:pPr>
      <w:rPr>
        <w:rFonts w:ascii="Wingdings" w:hAnsi="Wingdings" w:hint="default"/>
      </w:rPr>
    </w:lvl>
  </w:abstractNum>
  <w:abstractNum w:abstractNumId="19" w15:restartNumberingAfterBreak="0">
    <w:nsid w:val="5BCE17AE"/>
    <w:multiLevelType w:val="hybridMultilevel"/>
    <w:tmpl w:val="FFFFFFFF"/>
    <w:lvl w:ilvl="0" w:tplc="52CEFCA8">
      <w:start w:val="1"/>
      <w:numFmt w:val="bullet"/>
      <w:lvlText w:val=""/>
      <w:lvlJc w:val="left"/>
      <w:pPr>
        <w:ind w:left="960" w:hanging="360"/>
      </w:pPr>
      <w:rPr>
        <w:rFonts w:ascii="Symbol" w:hAnsi="Symbol" w:hint="default"/>
      </w:rPr>
    </w:lvl>
    <w:lvl w:ilvl="1" w:tplc="4614E43E">
      <w:start w:val="1"/>
      <w:numFmt w:val="bullet"/>
      <w:lvlText w:val="o"/>
      <w:lvlJc w:val="left"/>
      <w:pPr>
        <w:ind w:left="1680" w:hanging="360"/>
      </w:pPr>
      <w:rPr>
        <w:rFonts w:ascii="Courier New" w:hAnsi="Courier New" w:hint="default"/>
      </w:rPr>
    </w:lvl>
    <w:lvl w:ilvl="2" w:tplc="CBAAF6A0">
      <w:start w:val="1"/>
      <w:numFmt w:val="bullet"/>
      <w:lvlText w:val=""/>
      <w:lvlJc w:val="left"/>
      <w:pPr>
        <w:ind w:left="2400" w:hanging="360"/>
      </w:pPr>
      <w:rPr>
        <w:rFonts w:ascii="Wingdings" w:hAnsi="Wingdings" w:hint="default"/>
      </w:rPr>
    </w:lvl>
    <w:lvl w:ilvl="3" w:tplc="10281EFA">
      <w:start w:val="1"/>
      <w:numFmt w:val="bullet"/>
      <w:lvlText w:val=""/>
      <w:lvlJc w:val="left"/>
      <w:pPr>
        <w:ind w:left="3120" w:hanging="360"/>
      </w:pPr>
      <w:rPr>
        <w:rFonts w:ascii="Symbol" w:hAnsi="Symbol" w:hint="default"/>
      </w:rPr>
    </w:lvl>
    <w:lvl w:ilvl="4" w:tplc="C24EAC70">
      <w:start w:val="1"/>
      <w:numFmt w:val="bullet"/>
      <w:lvlText w:val="o"/>
      <w:lvlJc w:val="left"/>
      <w:pPr>
        <w:ind w:left="3840" w:hanging="360"/>
      </w:pPr>
      <w:rPr>
        <w:rFonts w:ascii="Courier New" w:hAnsi="Courier New" w:hint="default"/>
      </w:rPr>
    </w:lvl>
    <w:lvl w:ilvl="5" w:tplc="BD4453B2">
      <w:start w:val="1"/>
      <w:numFmt w:val="bullet"/>
      <w:lvlText w:val=""/>
      <w:lvlJc w:val="left"/>
      <w:pPr>
        <w:ind w:left="4560" w:hanging="360"/>
      </w:pPr>
      <w:rPr>
        <w:rFonts w:ascii="Wingdings" w:hAnsi="Wingdings" w:hint="default"/>
      </w:rPr>
    </w:lvl>
    <w:lvl w:ilvl="6" w:tplc="2D8CCFA8">
      <w:start w:val="1"/>
      <w:numFmt w:val="bullet"/>
      <w:lvlText w:val=""/>
      <w:lvlJc w:val="left"/>
      <w:pPr>
        <w:ind w:left="5280" w:hanging="360"/>
      </w:pPr>
      <w:rPr>
        <w:rFonts w:ascii="Symbol" w:hAnsi="Symbol" w:hint="default"/>
      </w:rPr>
    </w:lvl>
    <w:lvl w:ilvl="7" w:tplc="11C073DC">
      <w:start w:val="1"/>
      <w:numFmt w:val="bullet"/>
      <w:lvlText w:val="o"/>
      <w:lvlJc w:val="left"/>
      <w:pPr>
        <w:ind w:left="6000" w:hanging="360"/>
      </w:pPr>
      <w:rPr>
        <w:rFonts w:ascii="Courier New" w:hAnsi="Courier New" w:hint="default"/>
      </w:rPr>
    </w:lvl>
    <w:lvl w:ilvl="8" w:tplc="38462400">
      <w:start w:val="1"/>
      <w:numFmt w:val="bullet"/>
      <w:lvlText w:val=""/>
      <w:lvlJc w:val="left"/>
      <w:pPr>
        <w:ind w:left="6720" w:hanging="360"/>
      </w:pPr>
      <w:rPr>
        <w:rFonts w:ascii="Wingdings" w:hAnsi="Wingdings" w:hint="default"/>
      </w:rPr>
    </w:lvl>
  </w:abstractNum>
  <w:abstractNum w:abstractNumId="20" w15:restartNumberingAfterBreak="0">
    <w:nsid w:val="6314C8AB"/>
    <w:multiLevelType w:val="hybridMultilevel"/>
    <w:tmpl w:val="FFFFFFFF"/>
    <w:lvl w:ilvl="0" w:tplc="5374D924">
      <w:start w:val="1"/>
      <w:numFmt w:val="bullet"/>
      <w:lvlText w:val=""/>
      <w:lvlJc w:val="left"/>
      <w:pPr>
        <w:ind w:left="960" w:hanging="360"/>
      </w:pPr>
      <w:rPr>
        <w:rFonts w:ascii="Symbol" w:hAnsi="Symbol" w:hint="default"/>
      </w:rPr>
    </w:lvl>
    <w:lvl w:ilvl="1" w:tplc="C04E23EE">
      <w:start w:val="1"/>
      <w:numFmt w:val="bullet"/>
      <w:lvlText w:val="o"/>
      <w:lvlJc w:val="left"/>
      <w:pPr>
        <w:ind w:left="1680" w:hanging="360"/>
      </w:pPr>
      <w:rPr>
        <w:rFonts w:ascii="Courier New" w:hAnsi="Courier New" w:hint="default"/>
      </w:rPr>
    </w:lvl>
    <w:lvl w:ilvl="2" w:tplc="EC8409C2">
      <w:start w:val="1"/>
      <w:numFmt w:val="bullet"/>
      <w:lvlText w:val=""/>
      <w:lvlJc w:val="left"/>
      <w:pPr>
        <w:ind w:left="2400" w:hanging="360"/>
      </w:pPr>
      <w:rPr>
        <w:rFonts w:ascii="Wingdings" w:hAnsi="Wingdings" w:hint="default"/>
      </w:rPr>
    </w:lvl>
    <w:lvl w:ilvl="3" w:tplc="D820CCB8">
      <w:start w:val="1"/>
      <w:numFmt w:val="bullet"/>
      <w:lvlText w:val=""/>
      <w:lvlJc w:val="left"/>
      <w:pPr>
        <w:ind w:left="3120" w:hanging="360"/>
      </w:pPr>
      <w:rPr>
        <w:rFonts w:ascii="Symbol" w:hAnsi="Symbol" w:hint="default"/>
      </w:rPr>
    </w:lvl>
    <w:lvl w:ilvl="4" w:tplc="5BBEE9A2">
      <w:start w:val="1"/>
      <w:numFmt w:val="bullet"/>
      <w:lvlText w:val="o"/>
      <w:lvlJc w:val="left"/>
      <w:pPr>
        <w:ind w:left="3840" w:hanging="360"/>
      </w:pPr>
      <w:rPr>
        <w:rFonts w:ascii="Courier New" w:hAnsi="Courier New" w:hint="default"/>
      </w:rPr>
    </w:lvl>
    <w:lvl w:ilvl="5" w:tplc="7A1E6208">
      <w:start w:val="1"/>
      <w:numFmt w:val="bullet"/>
      <w:lvlText w:val=""/>
      <w:lvlJc w:val="left"/>
      <w:pPr>
        <w:ind w:left="4560" w:hanging="360"/>
      </w:pPr>
      <w:rPr>
        <w:rFonts w:ascii="Wingdings" w:hAnsi="Wingdings" w:hint="default"/>
      </w:rPr>
    </w:lvl>
    <w:lvl w:ilvl="6" w:tplc="26283E10">
      <w:start w:val="1"/>
      <w:numFmt w:val="bullet"/>
      <w:lvlText w:val=""/>
      <w:lvlJc w:val="left"/>
      <w:pPr>
        <w:ind w:left="5280" w:hanging="360"/>
      </w:pPr>
      <w:rPr>
        <w:rFonts w:ascii="Symbol" w:hAnsi="Symbol" w:hint="default"/>
      </w:rPr>
    </w:lvl>
    <w:lvl w:ilvl="7" w:tplc="66CE42E8">
      <w:start w:val="1"/>
      <w:numFmt w:val="bullet"/>
      <w:lvlText w:val="o"/>
      <w:lvlJc w:val="left"/>
      <w:pPr>
        <w:ind w:left="6000" w:hanging="360"/>
      </w:pPr>
      <w:rPr>
        <w:rFonts w:ascii="Courier New" w:hAnsi="Courier New" w:hint="default"/>
      </w:rPr>
    </w:lvl>
    <w:lvl w:ilvl="8" w:tplc="2978350E">
      <w:start w:val="1"/>
      <w:numFmt w:val="bullet"/>
      <w:lvlText w:val=""/>
      <w:lvlJc w:val="left"/>
      <w:pPr>
        <w:ind w:left="6720" w:hanging="360"/>
      </w:pPr>
      <w:rPr>
        <w:rFonts w:ascii="Wingdings" w:hAnsi="Wingdings" w:hint="default"/>
      </w:rPr>
    </w:lvl>
  </w:abstractNum>
  <w:abstractNum w:abstractNumId="21"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3"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7DAC0C"/>
    <w:multiLevelType w:val="hybridMultilevel"/>
    <w:tmpl w:val="FFFFFFFF"/>
    <w:lvl w:ilvl="0" w:tplc="74EE4510">
      <w:start w:val="1"/>
      <w:numFmt w:val="bullet"/>
      <w:lvlText w:val="-"/>
      <w:lvlJc w:val="left"/>
      <w:pPr>
        <w:ind w:left="660" w:hanging="360"/>
      </w:pPr>
      <w:rPr>
        <w:rFonts w:ascii="Aptos" w:hAnsi="Aptos" w:hint="default"/>
      </w:rPr>
    </w:lvl>
    <w:lvl w:ilvl="1" w:tplc="C94607BE">
      <w:start w:val="1"/>
      <w:numFmt w:val="bullet"/>
      <w:lvlText w:val="o"/>
      <w:lvlJc w:val="left"/>
      <w:pPr>
        <w:ind w:left="1380" w:hanging="360"/>
      </w:pPr>
      <w:rPr>
        <w:rFonts w:ascii="Courier New" w:hAnsi="Courier New" w:hint="default"/>
      </w:rPr>
    </w:lvl>
    <w:lvl w:ilvl="2" w:tplc="5E066D88">
      <w:start w:val="1"/>
      <w:numFmt w:val="bullet"/>
      <w:lvlText w:val=""/>
      <w:lvlJc w:val="left"/>
      <w:pPr>
        <w:ind w:left="2100" w:hanging="360"/>
      </w:pPr>
      <w:rPr>
        <w:rFonts w:ascii="Wingdings" w:hAnsi="Wingdings" w:hint="default"/>
      </w:rPr>
    </w:lvl>
    <w:lvl w:ilvl="3" w:tplc="525E6BDE">
      <w:start w:val="1"/>
      <w:numFmt w:val="bullet"/>
      <w:lvlText w:val=""/>
      <w:lvlJc w:val="left"/>
      <w:pPr>
        <w:ind w:left="2820" w:hanging="360"/>
      </w:pPr>
      <w:rPr>
        <w:rFonts w:ascii="Symbol" w:hAnsi="Symbol" w:hint="default"/>
      </w:rPr>
    </w:lvl>
    <w:lvl w:ilvl="4" w:tplc="9138ABBC">
      <w:start w:val="1"/>
      <w:numFmt w:val="bullet"/>
      <w:lvlText w:val="o"/>
      <w:lvlJc w:val="left"/>
      <w:pPr>
        <w:ind w:left="3540" w:hanging="360"/>
      </w:pPr>
      <w:rPr>
        <w:rFonts w:ascii="Courier New" w:hAnsi="Courier New" w:hint="default"/>
      </w:rPr>
    </w:lvl>
    <w:lvl w:ilvl="5" w:tplc="D12E5B86">
      <w:start w:val="1"/>
      <w:numFmt w:val="bullet"/>
      <w:lvlText w:val=""/>
      <w:lvlJc w:val="left"/>
      <w:pPr>
        <w:ind w:left="4260" w:hanging="360"/>
      </w:pPr>
      <w:rPr>
        <w:rFonts w:ascii="Wingdings" w:hAnsi="Wingdings" w:hint="default"/>
      </w:rPr>
    </w:lvl>
    <w:lvl w:ilvl="6" w:tplc="9C2EFCD6">
      <w:start w:val="1"/>
      <w:numFmt w:val="bullet"/>
      <w:lvlText w:val=""/>
      <w:lvlJc w:val="left"/>
      <w:pPr>
        <w:ind w:left="4980" w:hanging="360"/>
      </w:pPr>
      <w:rPr>
        <w:rFonts w:ascii="Symbol" w:hAnsi="Symbol" w:hint="default"/>
      </w:rPr>
    </w:lvl>
    <w:lvl w:ilvl="7" w:tplc="66A05F16">
      <w:start w:val="1"/>
      <w:numFmt w:val="bullet"/>
      <w:lvlText w:val="o"/>
      <w:lvlJc w:val="left"/>
      <w:pPr>
        <w:ind w:left="5700" w:hanging="360"/>
      </w:pPr>
      <w:rPr>
        <w:rFonts w:ascii="Courier New" w:hAnsi="Courier New" w:hint="default"/>
      </w:rPr>
    </w:lvl>
    <w:lvl w:ilvl="8" w:tplc="21C84CD6">
      <w:start w:val="1"/>
      <w:numFmt w:val="bullet"/>
      <w:lvlText w:val=""/>
      <w:lvlJc w:val="left"/>
      <w:pPr>
        <w:ind w:left="6420" w:hanging="360"/>
      </w:pPr>
      <w:rPr>
        <w:rFonts w:ascii="Wingdings" w:hAnsi="Wingdings" w:hint="default"/>
      </w:rPr>
    </w:lvl>
  </w:abstractNum>
  <w:abstractNum w:abstractNumId="25" w15:restartNumberingAfterBreak="0">
    <w:nsid w:val="765F511D"/>
    <w:multiLevelType w:val="hybridMultilevel"/>
    <w:tmpl w:val="FFFFFFFF"/>
    <w:lvl w:ilvl="0" w:tplc="76284FB0">
      <w:start w:val="1"/>
      <w:numFmt w:val="bullet"/>
      <w:lvlText w:val="-"/>
      <w:lvlJc w:val="left"/>
      <w:pPr>
        <w:ind w:left="660" w:hanging="360"/>
      </w:pPr>
      <w:rPr>
        <w:rFonts w:ascii="Aptos" w:hAnsi="Aptos" w:hint="default"/>
      </w:rPr>
    </w:lvl>
    <w:lvl w:ilvl="1" w:tplc="94482570">
      <w:start w:val="1"/>
      <w:numFmt w:val="bullet"/>
      <w:lvlText w:val="o"/>
      <w:lvlJc w:val="left"/>
      <w:pPr>
        <w:ind w:left="1380" w:hanging="360"/>
      </w:pPr>
      <w:rPr>
        <w:rFonts w:ascii="Courier New" w:hAnsi="Courier New" w:hint="default"/>
      </w:rPr>
    </w:lvl>
    <w:lvl w:ilvl="2" w:tplc="BBCC03B8">
      <w:start w:val="1"/>
      <w:numFmt w:val="bullet"/>
      <w:lvlText w:val=""/>
      <w:lvlJc w:val="left"/>
      <w:pPr>
        <w:ind w:left="2100" w:hanging="360"/>
      </w:pPr>
      <w:rPr>
        <w:rFonts w:ascii="Wingdings" w:hAnsi="Wingdings" w:hint="default"/>
      </w:rPr>
    </w:lvl>
    <w:lvl w:ilvl="3" w:tplc="E46A536A">
      <w:start w:val="1"/>
      <w:numFmt w:val="bullet"/>
      <w:lvlText w:val=""/>
      <w:lvlJc w:val="left"/>
      <w:pPr>
        <w:ind w:left="2820" w:hanging="360"/>
      </w:pPr>
      <w:rPr>
        <w:rFonts w:ascii="Symbol" w:hAnsi="Symbol" w:hint="default"/>
      </w:rPr>
    </w:lvl>
    <w:lvl w:ilvl="4" w:tplc="9846652E">
      <w:start w:val="1"/>
      <w:numFmt w:val="bullet"/>
      <w:lvlText w:val="o"/>
      <w:lvlJc w:val="left"/>
      <w:pPr>
        <w:ind w:left="3540" w:hanging="360"/>
      </w:pPr>
      <w:rPr>
        <w:rFonts w:ascii="Courier New" w:hAnsi="Courier New" w:hint="default"/>
      </w:rPr>
    </w:lvl>
    <w:lvl w:ilvl="5" w:tplc="1CC87CC4">
      <w:start w:val="1"/>
      <w:numFmt w:val="bullet"/>
      <w:lvlText w:val=""/>
      <w:lvlJc w:val="left"/>
      <w:pPr>
        <w:ind w:left="4260" w:hanging="360"/>
      </w:pPr>
      <w:rPr>
        <w:rFonts w:ascii="Wingdings" w:hAnsi="Wingdings" w:hint="default"/>
      </w:rPr>
    </w:lvl>
    <w:lvl w:ilvl="6" w:tplc="E4FC50A8">
      <w:start w:val="1"/>
      <w:numFmt w:val="bullet"/>
      <w:lvlText w:val=""/>
      <w:lvlJc w:val="left"/>
      <w:pPr>
        <w:ind w:left="4980" w:hanging="360"/>
      </w:pPr>
      <w:rPr>
        <w:rFonts w:ascii="Symbol" w:hAnsi="Symbol" w:hint="default"/>
      </w:rPr>
    </w:lvl>
    <w:lvl w:ilvl="7" w:tplc="8F624324">
      <w:start w:val="1"/>
      <w:numFmt w:val="bullet"/>
      <w:lvlText w:val="o"/>
      <w:lvlJc w:val="left"/>
      <w:pPr>
        <w:ind w:left="5700" w:hanging="360"/>
      </w:pPr>
      <w:rPr>
        <w:rFonts w:ascii="Courier New" w:hAnsi="Courier New" w:hint="default"/>
      </w:rPr>
    </w:lvl>
    <w:lvl w:ilvl="8" w:tplc="1A06D1E2">
      <w:start w:val="1"/>
      <w:numFmt w:val="bullet"/>
      <w:lvlText w:val=""/>
      <w:lvlJc w:val="left"/>
      <w:pPr>
        <w:ind w:left="6420" w:hanging="360"/>
      </w:pPr>
      <w:rPr>
        <w:rFonts w:ascii="Wingdings" w:hAnsi="Wingdings" w:hint="default"/>
      </w:rPr>
    </w:lvl>
  </w:abstractNum>
  <w:abstractNum w:abstractNumId="26" w15:restartNumberingAfterBreak="0">
    <w:nsid w:val="77293C86"/>
    <w:multiLevelType w:val="hybridMultilevel"/>
    <w:tmpl w:val="FFFFFFFF"/>
    <w:lvl w:ilvl="0" w:tplc="19D0A7F6">
      <w:start w:val="1"/>
      <w:numFmt w:val="bullet"/>
      <w:lvlText w:val="-"/>
      <w:lvlJc w:val="left"/>
      <w:pPr>
        <w:ind w:left="660" w:hanging="360"/>
      </w:pPr>
      <w:rPr>
        <w:rFonts w:ascii="Aptos" w:hAnsi="Aptos" w:hint="default"/>
      </w:rPr>
    </w:lvl>
    <w:lvl w:ilvl="1" w:tplc="27B6B7B4">
      <w:start w:val="1"/>
      <w:numFmt w:val="bullet"/>
      <w:lvlText w:val="o"/>
      <w:lvlJc w:val="left"/>
      <w:pPr>
        <w:ind w:left="1380" w:hanging="360"/>
      </w:pPr>
      <w:rPr>
        <w:rFonts w:ascii="Courier New" w:hAnsi="Courier New" w:hint="default"/>
      </w:rPr>
    </w:lvl>
    <w:lvl w:ilvl="2" w:tplc="F5FA3922">
      <w:start w:val="1"/>
      <w:numFmt w:val="bullet"/>
      <w:lvlText w:val=""/>
      <w:lvlJc w:val="left"/>
      <w:pPr>
        <w:ind w:left="2100" w:hanging="360"/>
      </w:pPr>
      <w:rPr>
        <w:rFonts w:ascii="Wingdings" w:hAnsi="Wingdings" w:hint="default"/>
      </w:rPr>
    </w:lvl>
    <w:lvl w:ilvl="3" w:tplc="19AACCC0">
      <w:start w:val="1"/>
      <w:numFmt w:val="bullet"/>
      <w:lvlText w:val=""/>
      <w:lvlJc w:val="left"/>
      <w:pPr>
        <w:ind w:left="2820" w:hanging="360"/>
      </w:pPr>
      <w:rPr>
        <w:rFonts w:ascii="Symbol" w:hAnsi="Symbol" w:hint="default"/>
      </w:rPr>
    </w:lvl>
    <w:lvl w:ilvl="4" w:tplc="8598C272">
      <w:start w:val="1"/>
      <w:numFmt w:val="bullet"/>
      <w:lvlText w:val="o"/>
      <w:lvlJc w:val="left"/>
      <w:pPr>
        <w:ind w:left="3540" w:hanging="360"/>
      </w:pPr>
      <w:rPr>
        <w:rFonts w:ascii="Courier New" w:hAnsi="Courier New" w:hint="default"/>
      </w:rPr>
    </w:lvl>
    <w:lvl w:ilvl="5" w:tplc="477E2596">
      <w:start w:val="1"/>
      <w:numFmt w:val="bullet"/>
      <w:lvlText w:val=""/>
      <w:lvlJc w:val="left"/>
      <w:pPr>
        <w:ind w:left="4260" w:hanging="360"/>
      </w:pPr>
      <w:rPr>
        <w:rFonts w:ascii="Wingdings" w:hAnsi="Wingdings" w:hint="default"/>
      </w:rPr>
    </w:lvl>
    <w:lvl w:ilvl="6" w:tplc="33165B34">
      <w:start w:val="1"/>
      <w:numFmt w:val="bullet"/>
      <w:lvlText w:val=""/>
      <w:lvlJc w:val="left"/>
      <w:pPr>
        <w:ind w:left="4980" w:hanging="360"/>
      </w:pPr>
      <w:rPr>
        <w:rFonts w:ascii="Symbol" w:hAnsi="Symbol" w:hint="default"/>
      </w:rPr>
    </w:lvl>
    <w:lvl w:ilvl="7" w:tplc="374A6622">
      <w:start w:val="1"/>
      <w:numFmt w:val="bullet"/>
      <w:lvlText w:val="o"/>
      <w:lvlJc w:val="left"/>
      <w:pPr>
        <w:ind w:left="5700" w:hanging="360"/>
      </w:pPr>
      <w:rPr>
        <w:rFonts w:ascii="Courier New" w:hAnsi="Courier New" w:hint="default"/>
      </w:rPr>
    </w:lvl>
    <w:lvl w:ilvl="8" w:tplc="B6D49300">
      <w:start w:val="1"/>
      <w:numFmt w:val="bullet"/>
      <w:lvlText w:val=""/>
      <w:lvlJc w:val="left"/>
      <w:pPr>
        <w:ind w:left="6420" w:hanging="360"/>
      </w:pPr>
      <w:rPr>
        <w:rFonts w:ascii="Wingdings" w:hAnsi="Wingdings" w:hint="default"/>
      </w:rPr>
    </w:lvl>
  </w:abstractNum>
  <w:abstractNum w:abstractNumId="27" w15:restartNumberingAfterBreak="0">
    <w:nsid w:val="793667E5"/>
    <w:multiLevelType w:val="hybridMultilevel"/>
    <w:tmpl w:val="FFFFFFFF"/>
    <w:lvl w:ilvl="0" w:tplc="D14C0722">
      <w:start w:val="1"/>
      <w:numFmt w:val="bullet"/>
      <w:lvlText w:val=""/>
      <w:lvlJc w:val="left"/>
      <w:pPr>
        <w:ind w:left="720" w:hanging="360"/>
      </w:pPr>
      <w:rPr>
        <w:rFonts w:ascii="Symbol" w:hAnsi="Symbol" w:hint="default"/>
      </w:rPr>
    </w:lvl>
    <w:lvl w:ilvl="1" w:tplc="F55C731E">
      <w:start w:val="1"/>
      <w:numFmt w:val="bullet"/>
      <w:lvlText w:val="o"/>
      <w:lvlJc w:val="left"/>
      <w:pPr>
        <w:ind w:left="1440" w:hanging="360"/>
      </w:pPr>
      <w:rPr>
        <w:rFonts w:ascii="Courier New" w:hAnsi="Courier New" w:hint="default"/>
      </w:rPr>
    </w:lvl>
    <w:lvl w:ilvl="2" w:tplc="D494C58C">
      <w:start w:val="1"/>
      <w:numFmt w:val="bullet"/>
      <w:lvlText w:val=""/>
      <w:lvlJc w:val="left"/>
      <w:pPr>
        <w:ind w:left="2160" w:hanging="360"/>
      </w:pPr>
      <w:rPr>
        <w:rFonts w:ascii="Wingdings" w:hAnsi="Wingdings" w:hint="default"/>
      </w:rPr>
    </w:lvl>
    <w:lvl w:ilvl="3" w:tplc="1BC25590">
      <w:start w:val="1"/>
      <w:numFmt w:val="bullet"/>
      <w:lvlText w:val=""/>
      <w:lvlJc w:val="left"/>
      <w:pPr>
        <w:ind w:left="2880" w:hanging="360"/>
      </w:pPr>
      <w:rPr>
        <w:rFonts w:ascii="Symbol" w:hAnsi="Symbol" w:hint="default"/>
      </w:rPr>
    </w:lvl>
    <w:lvl w:ilvl="4" w:tplc="C86EBCE2">
      <w:start w:val="1"/>
      <w:numFmt w:val="bullet"/>
      <w:lvlText w:val="o"/>
      <w:lvlJc w:val="left"/>
      <w:pPr>
        <w:ind w:left="3600" w:hanging="360"/>
      </w:pPr>
      <w:rPr>
        <w:rFonts w:ascii="Courier New" w:hAnsi="Courier New" w:hint="default"/>
      </w:rPr>
    </w:lvl>
    <w:lvl w:ilvl="5" w:tplc="D696B83C">
      <w:start w:val="1"/>
      <w:numFmt w:val="bullet"/>
      <w:lvlText w:val=""/>
      <w:lvlJc w:val="left"/>
      <w:pPr>
        <w:ind w:left="4320" w:hanging="360"/>
      </w:pPr>
      <w:rPr>
        <w:rFonts w:ascii="Wingdings" w:hAnsi="Wingdings" w:hint="default"/>
      </w:rPr>
    </w:lvl>
    <w:lvl w:ilvl="6" w:tplc="67E426F4">
      <w:start w:val="1"/>
      <w:numFmt w:val="bullet"/>
      <w:lvlText w:val=""/>
      <w:lvlJc w:val="left"/>
      <w:pPr>
        <w:ind w:left="5040" w:hanging="360"/>
      </w:pPr>
      <w:rPr>
        <w:rFonts w:ascii="Symbol" w:hAnsi="Symbol" w:hint="default"/>
      </w:rPr>
    </w:lvl>
    <w:lvl w:ilvl="7" w:tplc="DF2E69E6">
      <w:start w:val="1"/>
      <w:numFmt w:val="bullet"/>
      <w:lvlText w:val="o"/>
      <w:lvlJc w:val="left"/>
      <w:pPr>
        <w:ind w:left="5760" w:hanging="360"/>
      </w:pPr>
      <w:rPr>
        <w:rFonts w:ascii="Courier New" w:hAnsi="Courier New" w:hint="default"/>
      </w:rPr>
    </w:lvl>
    <w:lvl w:ilvl="8" w:tplc="3B967880">
      <w:start w:val="1"/>
      <w:numFmt w:val="bullet"/>
      <w:lvlText w:val=""/>
      <w:lvlJc w:val="left"/>
      <w:pPr>
        <w:ind w:left="6480" w:hanging="360"/>
      </w:pPr>
      <w:rPr>
        <w:rFonts w:ascii="Wingdings" w:hAnsi="Wingdings" w:hint="default"/>
      </w:rPr>
    </w:lvl>
  </w:abstractNum>
  <w:num w:numId="1" w16cid:durableId="391660962">
    <w:abstractNumId w:val="9"/>
  </w:num>
  <w:num w:numId="2" w16cid:durableId="608970027">
    <w:abstractNumId w:val="21"/>
  </w:num>
  <w:num w:numId="3" w16cid:durableId="1271010704">
    <w:abstractNumId w:val="23"/>
  </w:num>
  <w:num w:numId="4" w16cid:durableId="615411077">
    <w:abstractNumId w:val="16"/>
  </w:num>
  <w:num w:numId="5" w16cid:durableId="1555962916">
    <w:abstractNumId w:val="4"/>
  </w:num>
  <w:num w:numId="6" w16cid:durableId="614290322">
    <w:abstractNumId w:val="2"/>
  </w:num>
  <w:num w:numId="7" w16cid:durableId="237441879">
    <w:abstractNumId w:val="22"/>
  </w:num>
  <w:num w:numId="8" w16cid:durableId="483275353">
    <w:abstractNumId w:val="12"/>
  </w:num>
  <w:num w:numId="9" w16cid:durableId="1558395301">
    <w:abstractNumId w:val="8"/>
  </w:num>
  <w:num w:numId="10" w16cid:durableId="1557204884">
    <w:abstractNumId w:val="13"/>
  </w:num>
  <w:num w:numId="11" w16cid:durableId="1228767125">
    <w:abstractNumId w:val="27"/>
  </w:num>
  <w:num w:numId="12" w16cid:durableId="156189264">
    <w:abstractNumId w:val="11"/>
  </w:num>
  <w:num w:numId="13" w16cid:durableId="529101743">
    <w:abstractNumId w:val="7"/>
  </w:num>
  <w:num w:numId="14" w16cid:durableId="1850561312">
    <w:abstractNumId w:val="24"/>
  </w:num>
  <w:num w:numId="15" w16cid:durableId="2134246789">
    <w:abstractNumId w:val="10"/>
  </w:num>
  <w:num w:numId="16" w16cid:durableId="739717829">
    <w:abstractNumId w:val="26"/>
  </w:num>
  <w:num w:numId="17" w16cid:durableId="205148188">
    <w:abstractNumId w:val="1"/>
  </w:num>
  <w:num w:numId="18" w16cid:durableId="222064968">
    <w:abstractNumId w:val="0"/>
  </w:num>
  <w:num w:numId="19" w16cid:durableId="1879656970">
    <w:abstractNumId w:val="17"/>
  </w:num>
  <w:num w:numId="20" w16cid:durableId="1183475304">
    <w:abstractNumId w:val="3"/>
  </w:num>
  <w:num w:numId="21" w16cid:durableId="1143499611">
    <w:abstractNumId w:val="25"/>
  </w:num>
  <w:num w:numId="22" w16cid:durableId="822434706">
    <w:abstractNumId w:val="18"/>
  </w:num>
  <w:num w:numId="23" w16cid:durableId="1206795408">
    <w:abstractNumId w:val="5"/>
  </w:num>
  <w:num w:numId="24" w16cid:durableId="1875578534">
    <w:abstractNumId w:val="20"/>
  </w:num>
  <w:num w:numId="25" w16cid:durableId="921337218">
    <w:abstractNumId w:val="6"/>
  </w:num>
  <w:num w:numId="26" w16cid:durableId="474837091">
    <w:abstractNumId w:val="19"/>
  </w:num>
  <w:num w:numId="27" w16cid:durableId="748037904">
    <w:abstractNumId w:val="14"/>
  </w:num>
  <w:num w:numId="28" w16cid:durableId="5527356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51423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68392473">
    <w:abstractNumId w:val="9"/>
  </w:num>
  <w:num w:numId="31" w16cid:durableId="687633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1827"/>
    <w:rsid w:val="00016F2B"/>
    <w:rsid w:val="00021BD0"/>
    <w:rsid w:val="0003596C"/>
    <w:rsid w:val="00037EDB"/>
    <w:rsid w:val="00041C0F"/>
    <w:rsid w:val="00047A5A"/>
    <w:rsid w:val="00055A1D"/>
    <w:rsid w:val="000708F6"/>
    <w:rsid w:val="000717EE"/>
    <w:rsid w:val="00071858"/>
    <w:rsid w:val="00074178"/>
    <w:rsid w:val="00076843"/>
    <w:rsid w:val="00080737"/>
    <w:rsid w:val="00081FAE"/>
    <w:rsid w:val="00096D9D"/>
    <w:rsid w:val="000971D9"/>
    <w:rsid w:val="000A58D6"/>
    <w:rsid w:val="000B4050"/>
    <w:rsid w:val="000B511D"/>
    <w:rsid w:val="000C6666"/>
    <w:rsid w:val="000D28D9"/>
    <w:rsid w:val="000D35D0"/>
    <w:rsid w:val="000F2BEE"/>
    <w:rsid w:val="00101EF0"/>
    <w:rsid w:val="00110C91"/>
    <w:rsid w:val="00113FD1"/>
    <w:rsid w:val="00126F76"/>
    <w:rsid w:val="00132900"/>
    <w:rsid w:val="001455ED"/>
    <w:rsid w:val="0018499F"/>
    <w:rsid w:val="00187837"/>
    <w:rsid w:val="001938CB"/>
    <w:rsid w:val="001A44AD"/>
    <w:rsid w:val="001A6EB8"/>
    <w:rsid w:val="001B24E8"/>
    <w:rsid w:val="001B3A46"/>
    <w:rsid w:val="001C4F2D"/>
    <w:rsid w:val="001C7793"/>
    <w:rsid w:val="001D6278"/>
    <w:rsid w:val="001E2E76"/>
    <w:rsid w:val="001E6BBD"/>
    <w:rsid w:val="00213A33"/>
    <w:rsid w:val="00213F48"/>
    <w:rsid w:val="002147FC"/>
    <w:rsid w:val="002256BC"/>
    <w:rsid w:val="00225D20"/>
    <w:rsid w:val="0022640F"/>
    <w:rsid w:val="00235DBC"/>
    <w:rsid w:val="0025365C"/>
    <w:rsid w:val="002548FE"/>
    <w:rsid w:val="00276F55"/>
    <w:rsid w:val="00282E38"/>
    <w:rsid w:val="00287BEF"/>
    <w:rsid w:val="00292615"/>
    <w:rsid w:val="00292F35"/>
    <w:rsid w:val="002971F7"/>
    <w:rsid w:val="002A19B0"/>
    <w:rsid w:val="002A3E77"/>
    <w:rsid w:val="002B076E"/>
    <w:rsid w:val="002B6F79"/>
    <w:rsid w:val="002C28A1"/>
    <w:rsid w:val="002D17DD"/>
    <w:rsid w:val="002D5CE5"/>
    <w:rsid w:val="002F2F52"/>
    <w:rsid w:val="002F5978"/>
    <w:rsid w:val="00300D3D"/>
    <w:rsid w:val="00301AEF"/>
    <w:rsid w:val="003030BD"/>
    <w:rsid w:val="00316BF0"/>
    <w:rsid w:val="0031774F"/>
    <w:rsid w:val="00324323"/>
    <w:rsid w:val="003257E0"/>
    <w:rsid w:val="003304E0"/>
    <w:rsid w:val="003425F5"/>
    <w:rsid w:val="00355FF1"/>
    <w:rsid w:val="0036089C"/>
    <w:rsid w:val="00391054"/>
    <w:rsid w:val="00393AF2"/>
    <w:rsid w:val="003959A5"/>
    <w:rsid w:val="003A1B37"/>
    <w:rsid w:val="003C29E5"/>
    <w:rsid w:val="003C31EC"/>
    <w:rsid w:val="003C3E8B"/>
    <w:rsid w:val="003F3D7A"/>
    <w:rsid w:val="003F75B8"/>
    <w:rsid w:val="0040658D"/>
    <w:rsid w:val="004201F3"/>
    <w:rsid w:val="004276AB"/>
    <w:rsid w:val="00435F3D"/>
    <w:rsid w:val="00454FF6"/>
    <w:rsid w:val="00461281"/>
    <w:rsid w:val="004652A6"/>
    <w:rsid w:val="004675AD"/>
    <w:rsid w:val="004767A1"/>
    <w:rsid w:val="00482D99"/>
    <w:rsid w:val="00486638"/>
    <w:rsid w:val="004902C2"/>
    <w:rsid w:val="004928C7"/>
    <w:rsid w:val="0049694F"/>
    <w:rsid w:val="004A4B49"/>
    <w:rsid w:val="004B3F04"/>
    <w:rsid w:val="004C30C8"/>
    <w:rsid w:val="004D215D"/>
    <w:rsid w:val="004F027C"/>
    <w:rsid w:val="004F3C27"/>
    <w:rsid w:val="004F7260"/>
    <w:rsid w:val="004F72C3"/>
    <w:rsid w:val="005063CF"/>
    <w:rsid w:val="00507BC8"/>
    <w:rsid w:val="0051756F"/>
    <w:rsid w:val="00530FF8"/>
    <w:rsid w:val="0053177A"/>
    <w:rsid w:val="00535FB7"/>
    <w:rsid w:val="00541BAB"/>
    <w:rsid w:val="00544BD2"/>
    <w:rsid w:val="00545DCA"/>
    <w:rsid w:val="00545E6D"/>
    <w:rsid w:val="00552412"/>
    <w:rsid w:val="00570643"/>
    <w:rsid w:val="00572351"/>
    <w:rsid w:val="00575196"/>
    <w:rsid w:val="005A3DA3"/>
    <w:rsid w:val="005C1163"/>
    <w:rsid w:val="005C5B15"/>
    <w:rsid w:val="005C69D9"/>
    <w:rsid w:val="005E1A30"/>
    <w:rsid w:val="005F364E"/>
    <w:rsid w:val="005F589D"/>
    <w:rsid w:val="00605E3F"/>
    <w:rsid w:val="006068CD"/>
    <w:rsid w:val="00610709"/>
    <w:rsid w:val="00612A06"/>
    <w:rsid w:val="0061361C"/>
    <w:rsid w:val="00624BF7"/>
    <w:rsid w:val="00627448"/>
    <w:rsid w:val="00636608"/>
    <w:rsid w:val="00652754"/>
    <w:rsid w:val="006632BE"/>
    <w:rsid w:val="00667A09"/>
    <w:rsid w:val="006937FA"/>
    <w:rsid w:val="006A4EE0"/>
    <w:rsid w:val="006A7090"/>
    <w:rsid w:val="006B23E0"/>
    <w:rsid w:val="006B45C1"/>
    <w:rsid w:val="006C0A04"/>
    <w:rsid w:val="006C194B"/>
    <w:rsid w:val="006C269E"/>
    <w:rsid w:val="006C5F49"/>
    <w:rsid w:val="006D1612"/>
    <w:rsid w:val="006D3F93"/>
    <w:rsid w:val="006D5EDF"/>
    <w:rsid w:val="006DE0B0"/>
    <w:rsid w:val="006E201D"/>
    <w:rsid w:val="006F527C"/>
    <w:rsid w:val="006F60A5"/>
    <w:rsid w:val="00701843"/>
    <w:rsid w:val="00711E85"/>
    <w:rsid w:val="0071503D"/>
    <w:rsid w:val="00722D46"/>
    <w:rsid w:val="00730C67"/>
    <w:rsid w:val="00740904"/>
    <w:rsid w:val="00743699"/>
    <w:rsid w:val="00743A20"/>
    <w:rsid w:val="00745529"/>
    <w:rsid w:val="00751930"/>
    <w:rsid w:val="00753F65"/>
    <w:rsid w:val="00762AF0"/>
    <w:rsid w:val="00780DA5"/>
    <w:rsid w:val="007858F6"/>
    <w:rsid w:val="0079077F"/>
    <w:rsid w:val="00792827"/>
    <w:rsid w:val="00796383"/>
    <w:rsid w:val="007A1A47"/>
    <w:rsid w:val="007A1FA4"/>
    <w:rsid w:val="007A27B0"/>
    <w:rsid w:val="007A508C"/>
    <w:rsid w:val="007B0B73"/>
    <w:rsid w:val="007D0058"/>
    <w:rsid w:val="007D1BCD"/>
    <w:rsid w:val="007D1D20"/>
    <w:rsid w:val="007D230F"/>
    <w:rsid w:val="007E4CE8"/>
    <w:rsid w:val="007F2C62"/>
    <w:rsid w:val="00802FAF"/>
    <w:rsid w:val="00806F52"/>
    <w:rsid w:val="008202C2"/>
    <w:rsid w:val="008211A4"/>
    <w:rsid w:val="0082743C"/>
    <w:rsid w:val="008422C1"/>
    <w:rsid w:val="00843405"/>
    <w:rsid w:val="00846D2A"/>
    <w:rsid w:val="0085467E"/>
    <w:rsid w:val="008561B2"/>
    <w:rsid w:val="00865FF8"/>
    <w:rsid w:val="00874EF1"/>
    <w:rsid w:val="008763DB"/>
    <w:rsid w:val="00881EC5"/>
    <w:rsid w:val="00894293"/>
    <w:rsid w:val="00896024"/>
    <w:rsid w:val="00896B41"/>
    <w:rsid w:val="00896E47"/>
    <w:rsid w:val="008A3CE5"/>
    <w:rsid w:val="008B3E35"/>
    <w:rsid w:val="008C096D"/>
    <w:rsid w:val="008C1D52"/>
    <w:rsid w:val="008D0EF8"/>
    <w:rsid w:val="008D6783"/>
    <w:rsid w:val="008F1C89"/>
    <w:rsid w:val="008F2ACC"/>
    <w:rsid w:val="008F4447"/>
    <w:rsid w:val="008F6508"/>
    <w:rsid w:val="00900F51"/>
    <w:rsid w:val="009044D2"/>
    <w:rsid w:val="0090496F"/>
    <w:rsid w:val="00906903"/>
    <w:rsid w:val="0092614F"/>
    <w:rsid w:val="00926BCA"/>
    <w:rsid w:val="00927D06"/>
    <w:rsid w:val="009344EA"/>
    <w:rsid w:val="0094757E"/>
    <w:rsid w:val="00950161"/>
    <w:rsid w:val="0095089F"/>
    <w:rsid w:val="0095109B"/>
    <w:rsid w:val="009510E7"/>
    <w:rsid w:val="00960E20"/>
    <w:rsid w:val="00974B52"/>
    <w:rsid w:val="0097677E"/>
    <w:rsid w:val="009913E3"/>
    <w:rsid w:val="00996D09"/>
    <w:rsid w:val="009A2B27"/>
    <w:rsid w:val="009A2F6D"/>
    <w:rsid w:val="009B0817"/>
    <w:rsid w:val="009B2701"/>
    <w:rsid w:val="009B3F87"/>
    <w:rsid w:val="009C65AF"/>
    <w:rsid w:val="009D042B"/>
    <w:rsid w:val="009D5201"/>
    <w:rsid w:val="009E2202"/>
    <w:rsid w:val="009E7123"/>
    <w:rsid w:val="009E7954"/>
    <w:rsid w:val="009F4026"/>
    <w:rsid w:val="00A0318B"/>
    <w:rsid w:val="00A12BFE"/>
    <w:rsid w:val="00A25F53"/>
    <w:rsid w:val="00A302AE"/>
    <w:rsid w:val="00A36A1B"/>
    <w:rsid w:val="00A76B7B"/>
    <w:rsid w:val="00AA1318"/>
    <w:rsid w:val="00AA7323"/>
    <w:rsid w:val="00AB1409"/>
    <w:rsid w:val="00AB2BA2"/>
    <w:rsid w:val="00AB418F"/>
    <w:rsid w:val="00AD3403"/>
    <w:rsid w:val="00AD3ACE"/>
    <w:rsid w:val="00AE3C63"/>
    <w:rsid w:val="00AF1F5F"/>
    <w:rsid w:val="00AF2C5A"/>
    <w:rsid w:val="00AF4838"/>
    <w:rsid w:val="00B00C75"/>
    <w:rsid w:val="00B05624"/>
    <w:rsid w:val="00B112A4"/>
    <w:rsid w:val="00B127AC"/>
    <w:rsid w:val="00B20D00"/>
    <w:rsid w:val="00B260F4"/>
    <w:rsid w:val="00B30655"/>
    <w:rsid w:val="00B33E81"/>
    <w:rsid w:val="00B47055"/>
    <w:rsid w:val="00B53B94"/>
    <w:rsid w:val="00B60981"/>
    <w:rsid w:val="00B72073"/>
    <w:rsid w:val="00B727C7"/>
    <w:rsid w:val="00B72AE7"/>
    <w:rsid w:val="00B74ADD"/>
    <w:rsid w:val="00B848E0"/>
    <w:rsid w:val="00B9136C"/>
    <w:rsid w:val="00B94D99"/>
    <w:rsid w:val="00B94FCD"/>
    <w:rsid w:val="00BA3E55"/>
    <w:rsid w:val="00BA57CB"/>
    <w:rsid w:val="00BB526E"/>
    <w:rsid w:val="00BB6834"/>
    <w:rsid w:val="00BC4E56"/>
    <w:rsid w:val="00BD02DE"/>
    <w:rsid w:val="00BD356B"/>
    <w:rsid w:val="00BD52E4"/>
    <w:rsid w:val="00BE06AD"/>
    <w:rsid w:val="00C12A23"/>
    <w:rsid w:val="00C253F9"/>
    <w:rsid w:val="00C25AB7"/>
    <w:rsid w:val="00C309E2"/>
    <w:rsid w:val="00C450A3"/>
    <w:rsid w:val="00C50D34"/>
    <w:rsid w:val="00C515AC"/>
    <w:rsid w:val="00C566F7"/>
    <w:rsid w:val="00C63768"/>
    <w:rsid w:val="00C6432B"/>
    <w:rsid w:val="00C6733E"/>
    <w:rsid w:val="00C72A69"/>
    <w:rsid w:val="00C825BE"/>
    <w:rsid w:val="00C9591E"/>
    <w:rsid w:val="00CA3E19"/>
    <w:rsid w:val="00CA51E4"/>
    <w:rsid w:val="00CB21C2"/>
    <w:rsid w:val="00CC767D"/>
    <w:rsid w:val="00CC7F99"/>
    <w:rsid w:val="00CD031C"/>
    <w:rsid w:val="00CD4CBC"/>
    <w:rsid w:val="00CE23D7"/>
    <w:rsid w:val="00D17A09"/>
    <w:rsid w:val="00D21598"/>
    <w:rsid w:val="00D260F5"/>
    <w:rsid w:val="00D35110"/>
    <w:rsid w:val="00D418F0"/>
    <w:rsid w:val="00D435FC"/>
    <w:rsid w:val="00D544A5"/>
    <w:rsid w:val="00D572A4"/>
    <w:rsid w:val="00D61867"/>
    <w:rsid w:val="00D670EB"/>
    <w:rsid w:val="00D712E9"/>
    <w:rsid w:val="00D750C8"/>
    <w:rsid w:val="00D759E0"/>
    <w:rsid w:val="00D96D2D"/>
    <w:rsid w:val="00DA6834"/>
    <w:rsid w:val="00DD039D"/>
    <w:rsid w:val="00DD2F5C"/>
    <w:rsid w:val="00DE5BBE"/>
    <w:rsid w:val="00DE6FBE"/>
    <w:rsid w:val="00DF24A4"/>
    <w:rsid w:val="00E06B1D"/>
    <w:rsid w:val="00E14109"/>
    <w:rsid w:val="00E15894"/>
    <w:rsid w:val="00E213AA"/>
    <w:rsid w:val="00E2291F"/>
    <w:rsid w:val="00E26115"/>
    <w:rsid w:val="00E31F55"/>
    <w:rsid w:val="00E429BC"/>
    <w:rsid w:val="00E50E12"/>
    <w:rsid w:val="00E535E5"/>
    <w:rsid w:val="00E733A3"/>
    <w:rsid w:val="00E771D9"/>
    <w:rsid w:val="00E83006"/>
    <w:rsid w:val="00EA46DD"/>
    <w:rsid w:val="00EA5EDD"/>
    <w:rsid w:val="00ED23DF"/>
    <w:rsid w:val="00ED4140"/>
    <w:rsid w:val="00ED4DAC"/>
    <w:rsid w:val="00EE76E3"/>
    <w:rsid w:val="00EF1922"/>
    <w:rsid w:val="00EF2B44"/>
    <w:rsid w:val="00EF3EF6"/>
    <w:rsid w:val="00F02518"/>
    <w:rsid w:val="00F1364F"/>
    <w:rsid w:val="00F152A9"/>
    <w:rsid w:val="00F15855"/>
    <w:rsid w:val="00F372F2"/>
    <w:rsid w:val="00F459BF"/>
    <w:rsid w:val="00F61D08"/>
    <w:rsid w:val="00F67E83"/>
    <w:rsid w:val="00F72C2E"/>
    <w:rsid w:val="00F84CB2"/>
    <w:rsid w:val="00F86729"/>
    <w:rsid w:val="00F9097D"/>
    <w:rsid w:val="00FA0A50"/>
    <w:rsid w:val="00FB359C"/>
    <w:rsid w:val="00FC34BD"/>
    <w:rsid w:val="00FE418E"/>
    <w:rsid w:val="00FE4334"/>
    <w:rsid w:val="00FF0F58"/>
    <w:rsid w:val="00FF2680"/>
    <w:rsid w:val="00FF3921"/>
    <w:rsid w:val="00FF5BE3"/>
    <w:rsid w:val="00FF7B65"/>
    <w:rsid w:val="02436E58"/>
    <w:rsid w:val="02D7429E"/>
    <w:rsid w:val="03A6B762"/>
    <w:rsid w:val="03CE6482"/>
    <w:rsid w:val="03F17874"/>
    <w:rsid w:val="04697A37"/>
    <w:rsid w:val="04734B9C"/>
    <w:rsid w:val="04AFEC5D"/>
    <w:rsid w:val="05044931"/>
    <w:rsid w:val="055DD607"/>
    <w:rsid w:val="05DDA10F"/>
    <w:rsid w:val="06E7206A"/>
    <w:rsid w:val="07BCC241"/>
    <w:rsid w:val="084EA6B3"/>
    <w:rsid w:val="0879081A"/>
    <w:rsid w:val="08A5F15D"/>
    <w:rsid w:val="08D28534"/>
    <w:rsid w:val="0A883120"/>
    <w:rsid w:val="0A9F829A"/>
    <w:rsid w:val="0B26E9C1"/>
    <w:rsid w:val="0D698CDE"/>
    <w:rsid w:val="0DA4800C"/>
    <w:rsid w:val="0DE579E9"/>
    <w:rsid w:val="0F8DA221"/>
    <w:rsid w:val="0FD313AC"/>
    <w:rsid w:val="0FE608F8"/>
    <w:rsid w:val="1158A206"/>
    <w:rsid w:val="11B45ADD"/>
    <w:rsid w:val="12E8E8E4"/>
    <w:rsid w:val="13861007"/>
    <w:rsid w:val="1393DB1B"/>
    <w:rsid w:val="13A1064C"/>
    <w:rsid w:val="140D4B24"/>
    <w:rsid w:val="149DAD1C"/>
    <w:rsid w:val="15D764CC"/>
    <w:rsid w:val="16D6E941"/>
    <w:rsid w:val="16E7E192"/>
    <w:rsid w:val="16F44B36"/>
    <w:rsid w:val="18826AF4"/>
    <w:rsid w:val="1927DD2C"/>
    <w:rsid w:val="197DE5E0"/>
    <w:rsid w:val="19B2E501"/>
    <w:rsid w:val="19DB5C45"/>
    <w:rsid w:val="1C41FCEA"/>
    <w:rsid w:val="1D39C593"/>
    <w:rsid w:val="1D445777"/>
    <w:rsid w:val="1E06A0C5"/>
    <w:rsid w:val="1F0A3649"/>
    <w:rsid w:val="1F5E8099"/>
    <w:rsid w:val="1FC3B141"/>
    <w:rsid w:val="218D275E"/>
    <w:rsid w:val="226DCFE4"/>
    <w:rsid w:val="23800BBF"/>
    <w:rsid w:val="2539C9BD"/>
    <w:rsid w:val="255EB62B"/>
    <w:rsid w:val="2578365B"/>
    <w:rsid w:val="2653516B"/>
    <w:rsid w:val="28730F50"/>
    <w:rsid w:val="2A0C45EC"/>
    <w:rsid w:val="2BE64249"/>
    <w:rsid w:val="2CBCC9DC"/>
    <w:rsid w:val="2E0AAA32"/>
    <w:rsid w:val="2E1106B9"/>
    <w:rsid w:val="2E87BC9C"/>
    <w:rsid w:val="2EFC7634"/>
    <w:rsid w:val="30BA5518"/>
    <w:rsid w:val="3176C655"/>
    <w:rsid w:val="31F72A0E"/>
    <w:rsid w:val="3284CEC1"/>
    <w:rsid w:val="3349E799"/>
    <w:rsid w:val="3350ED58"/>
    <w:rsid w:val="33AF5BFE"/>
    <w:rsid w:val="349F2B0A"/>
    <w:rsid w:val="352B6B32"/>
    <w:rsid w:val="3645F581"/>
    <w:rsid w:val="38364DCE"/>
    <w:rsid w:val="394BEA22"/>
    <w:rsid w:val="3A63B30A"/>
    <w:rsid w:val="3BC7C89B"/>
    <w:rsid w:val="3BD7FAC1"/>
    <w:rsid w:val="3C8727C1"/>
    <w:rsid w:val="3DC442EC"/>
    <w:rsid w:val="3E742468"/>
    <w:rsid w:val="3F4A00AC"/>
    <w:rsid w:val="3F5B4F2A"/>
    <w:rsid w:val="3FA18E36"/>
    <w:rsid w:val="408365EB"/>
    <w:rsid w:val="40D814DD"/>
    <w:rsid w:val="414C275C"/>
    <w:rsid w:val="419B3D64"/>
    <w:rsid w:val="4289586B"/>
    <w:rsid w:val="42EAD6FD"/>
    <w:rsid w:val="43238B5F"/>
    <w:rsid w:val="434B25A5"/>
    <w:rsid w:val="44A085D8"/>
    <w:rsid w:val="4590D809"/>
    <w:rsid w:val="4613C51B"/>
    <w:rsid w:val="466BFF4E"/>
    <w:rsid w:val="46ED7A3F"/>
    <w:rsid w:val="475AAE9F"/>
    <w:rsid w:val="476DDC8F"/>
    <w:rsid w:val="48E27790"/>
    <w:rsid w:val="48F5824D"/>
    <w:rsid w:val="49D37D69"/>
    <w:rsid w:val="4A84D4C3"/>
    <w:rsid w:val="4BBF0FBD"/>
    <w:rsid w:val="4CB88D32"/>
    <w:rsid w:val="4CE74AD7"/>
    <w:rsid w:val="4D337F72"/>
    <w:rsid w:val="4DE2705B"/>
    <w:rsid w:val="4EA1BF2D"/>
    <w:rsid w:val="4F4DC920"/>
    <w:rsid w:val="4F9E9D44"/>
    <w:rsid w:val="50FDDB14"/>
    <w:rsid w:val="51030F60"/>
    <w:rsid w:val="5109F2A0"/>
    <w:rsid w:val="51480719"/>
    <w:rsid w:val="51B94C80"/>
    <w:rsid w:val="53267480"/>
    <w:rsid w:val="533A2013"/>
    <w:rsid w:val="533F3659"/>
    <w:rsid w:val="534CF443"/>
    <w:rsid w:val="538F57E8"/>
    <w:rsid w:val="53976A51"/>
    <w:rsid w:val="53C878DF"/>
    <w:rsid w:val="547F3974"/>
    <w:rsid w:val="55D5D238"/>
    <w:rsid w:val="560573FD"/>
    <w:rsid w:val="56884C98"/>
    <w:rsid w:val="56A8E05B"/>
    <w:rsid w:val="56BEB5C2"/>
    <w:rsid w:val="571FF715"/>
    <w:rsid w:val="5816E45A"/>
    <w:rsid w:val="582684C5"/>
    <w:rsid w:val="585F6E77"/>
    <w:rsid w:val="59C28732"/>
    <w:rsid w:val="59EEABAD"/>
    <w:rsid w:val="5A4EA620"/>
    <w:rsid w:val="5CA1DEB3"/>
    <w:rsid w:val="5D41C630"/>
    <w:rsid w:val="5DB1EBBF"/>
    <w:rsid w:val="5E659BF1"/>
    <w:rsid w:val="5F99A390"/>
    <w:rsid w:val="5FA4F798"/>
    <w:rsid w:val="5FDFBB43"/>
    <w:rsid w:val="613F3C18"/>
    <w:rsid w:val="63304AB4"/>
    <w:rsid w:val="6551CCE3"/>
    <w:rsid w:val="65BAE10D"/>
    <w:rsid w:val="66275099"/>
    <w:rsid w:val="67148260"/>
    <w:rsid w:val="67754FA8"/>
    <w:rsid w:val="679DC6B6"/>
    <w:rsid w:val="680674B4"/>
    <w:rsid w:val="682F694F"/>
    <w:rsid w:val="6A53B733"/>
    <w:rsid w:val="6ADB6461"/>
    <w:rsid w:val="6C4EA61C"/>
    <w:rsid w:val="6C51F7CF"/>
    <w:rsid w:val="6CDCD78F"/>
    <w:rsid w:val="6D186983"/>
    <w:rsid w:val="6D1A3716"/>
    <w:rsid w:val="6F066DDD"/>
    <w:rsid w:val="6F191865"/>
    <w:rsid w:val="6F9158BD"/>
    <w:rsid w:val="7058B7D5"/>
    <w:rsid w:val="717B50CF"/>
    <w:rsid w:val="71AC1F08"/>
    <w:rsid w:val="725A4073"/>
    <w:rsid w:val="732530A4"/>
    <w:rsid w:val="74854930"/>
    <w:rsid w:val="750C4D80"/>
    <w:rsid w:val="7529CED3"/>
    <w:rsid w:val="75CFC166"/>
    <w:rsid w:val="769367E9"/>
    <w:rsid w:val="77CBCBFA"/>
    <w:rsid w:val="77DD37D4"/>
    <w:rsid w:val="77E18058"/>
    <w:rsid w:val="798BEF7F"/>
    <w:rsid w:val="7ACB1A7C"/>
    <w:rsid w:val="7B831A13"/>
    <w:rsid w:val="7C82F29E"/>
    <w:rsid w:val="7CC1476B"/>
    <w:rsid w:val="7D3F01DE"/>
    <w:rsid w:val="7D764609"/>
    <w:rsid w:val="7D90942D"/>
    <w:rsid w:val="7EE7D2AD"/>
    <w:rsid w:val="7FA9C41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F441A"/>
  <w15:chartTrackingRefBased/>
  <w15:docId w15:val="{5C32D65A-3DFE-45C4-8EB4-8BCCDA15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38"/>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link w:val="Ttulo2Car"/>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pPr>
      <w:spacing w:before="360"/>
    </w:pPr>
    <w:rPr>
      <w:b/>
      <w:bCs/>
      <w:caps/>
      <w:szCs w:val="28"/>
    </w:rPr>
  </w:style>
  <w:style w:type="paragraph" w:styleId="TDC2">
    <w:name w:val="toc 2"/>
    <w:basedOn w:val="Normal"/>
    <w:next w:val="Normal"/>
    <w:autoRedefine/>
    <w:pPr>
      <w:spacing w:before="240"/>
    </w:pPr>
    <w:rPr>
      <w:b/>
      <w:bCs/>
    </w:rPr>
  </w:style>
  <w:style w:type="paragraph" w:styleId="TDC3">
    <w:name w:val="toc 3"/>
    <w:basedOn w:val="Normal"/>
    <w:next w:val="Normal"/>
    <w:autoRedefine/>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uiPriority w:val="5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styleId="Prrafodelista">
    <w:name w:val="List Paragraph"/>
    <w:basedOn w:val="Normal"/>
    <w:uiPriority w:val="34"/>
    <w:qFormat/>
    <w:rsid w:val="00213A33"/>
    <w:pPr>
      <w:ind w:left="720"/>
      <w:contextualSpacing/>
    </w:pPr>
  </w:style>
  <w:style w:type="character" w:customStyle="1" w:styleId="Ttulo2Car">
    <w:name w:val="Título 2 Car"/>
    <w:link w:val="Ttulo2"/>
    <w:rsid w:val="00486638"/>
    <w:rPr>
      <w:rFonts w:ascii="Arial" w:hAnsi="Arial" w:cs="Arial"/>
      <w:b/>
      <w:bCs/>
      <w:iCs/>
      <w:sz w:val="28"/>
      <w:szCs w:val="2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yperlink" Target="https://www.llama.com/docs/overview/" TargetMode="External"/><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ai.meta.com/research/publications/the-llama-3-herd-of-model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hyperlink" Target="https://es.minecraft.wik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hyperlink" Target="https://minecraft.fandom.com/es/wiki/Bioma"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hyperlink" Target="https://www.llama.com/" TargetMode="External"/><Relationship Id="rId30" Type="http://schemas.openxmlformats.org/officeDocument/2006/relationships/hyperlink" Target="https://minecraft.fandom.com/es/wiki/Tutoriales/T%C3%A9rminos_del_juego"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C89C81D91ED54087F735456AD4E4E6" ma:contentTypeVersion="9" ma:contentTypeDescription="Create a new document." ma:contentTypeScope="" ma:versionID="710f45653b045c67cb46cb162a6936c2">
  <xsd:schema xmlns:xsd="http://www.w3.org/2001/XMLSchema" xmlns:xs="http://www.w3.org/2001/XMLSchema" xmlns:p="http://schemas.microsoft.com/office/2006/metadata/properties" xmlns:ns3="5c8bf7f3-727e-4d2f-a451-d533168510cf" targetNamespace="http://schemas.microsoft.com/office/2006/metadata/properties" ma:root="true" ma:fieldsID="09d8cbb3ab5b252e413071e63e49ea95" ns3:_="">
    <xsd:import namespace="5c8bf7f3-727e-4d2f-a451-d533168510c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bf7f3-727e-4d2f-a451-d533168510c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5c8bf7f3-727e-4d2f-a451-d533168510cf" xsi:nil="true"/>
  </documentManagement>
</p:properties>
</file>

<file path=customXml/itemProps1.xml><?xml version="1.0" encoding="utf-8"?>
<ds:datastoreItem xmlns:ds="http://schemas.openxmlformats.org/officeDocument/2006/customXml" ds:itemID="{46B41736-9862-4C16-BB44-5C5F54D67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bf7f3-727e-4d2f-a451-d533168510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FE7BD6-B925-4300-8338-CC451A9219A9}">
  <ds:schemaRefs>
    <ds:schemaRef ds:uri="http://schemas.microsoft.com/sharepoint/v3/contenttype/forms"/>
  </ds:schemaRefs>
</ds:datastoreItem>
</file>

<file path=customXml/itemProps3.xml><?xml version="1.0" encoding="utf-8"?>
<ds:datastoreItem xmlns:ds="http://schemas.openxmlformats.org/officeDocument/2006/customXml" ds:itemID="{F4719B3C-8183-4368-9CBC-0E6B5E5B5C59}">
  <ds:schemaRefs>
    <ds:schemaRef ds:uri="http://schemas.openxmlformats.org/officeDocument/2006/bibliography"/>
  </ds:schemaRefs>
</ds:datastoreItem>
</file>

<file path=customXml/itemProps4.xml><?xml version="1.0" encoding="utf-8"?>
<ds:datastoreItem xmlns:ds="http://schemas.openxmlformats.org/officeDocument/2006/customXml" ds:itemID="{4693F33E-CA2B-44CD-9BFE-DD0D41F7670C}">
  <ds:schemaRefs>
    <ds:schemaRef ds:uri="http://schemas.microsoft.com/office/2006/metadata/properties"/>
    <ds:schemaRef ds:uri="http://schemas.microsoft.com/office/infopath/2007/PartnerControls"/>
    <ds:schemaRef ds:uri="5c8bf7f3-727e-4d2f-a451-d533168510c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5682</Words>
  <Characters>31256</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36865</CharactersWithSpaces>
  <SharedDoc>false</SharedDoc>
  <HLinks>
    <vt:vector size="252" baseType="variant">
      <vt:variant>
        <vt:i4>2490476</vt:i4>
      </vt:variant>
      <vt:variant>
        <vt:i4>242</vt:i4>
      </vt:variant>
      <vt:variant>
        <vt:i4>0</vt:i4>
      </vt:variant>
      <vt:variant>
        <vt:i4>5</vt:i4>
      </vt:variant>
      <vt:variant>
        <vt:lpwstr>https://minecraft.fandom.com/es/wiki/Tutoriales/T%C3%A9rminos_del_juego</vt:lpwstr>
      </vt:variant>
      <vt:variant>
        <vt:lpwstr/>
      </vt:variant>
      <vt:variant>
        <vt:i4>2359357</vt:i4>
      </vt:variant>
      <vt:variant>
        <vt:i4>239</vt:i4>
      </vt:variant>
      <vt:variant>
        <vt:i4>0</vt:i4>
      </vt:variant>
      <vt:variant>
        <vt:i4>5</vt:i4>
      </vt:variant>
      <vt:variant>
        <vt:lpwstr>https://es.minecraft.wiki/</vt:lpwstr>
      </vt:variant>
      <vt:variant>
        <vt:lpwstr/>
      </vt:variant>
      <vt:variant>
        <vt:i4>6750328</vt:i4>
      </vt:variant>
      <vt:variant>
        <vt:i4>236</vt:i4>
      </vt:variant>
      <vt:variant>
        <vt:i4>0</vt:i4>
      </vt:variant>
      <vt:variant>
        <vt:i4>5</vt:i4>
      </vt:variant>
      <vt:variant>
        <vt:lpwstr>https://minecraft.fandom.com/es/wiki/Bioma</vt:lpwstr>
      </vt:variant>
      <vt:variant>
        <vt:lpwstr/>
      </vt:variant>
      <vt:variant>
        <vt:i4>2555938</vt:i4>
      </vt:variant>
      <vt:variant>
        <vt:i4>233</vt:i4>
      </vt:variant>
      <vt:variant>
        <vt:i4>0</vt:i4>
      </vt:variant>
      <vt:variant>
        <vt:i4>5</vt:i4>
      </vt:variant>
      <vt:variant>
        <vt:lpwstr>https://www.llama.com/</vt:lpwstr>
      </vt:variant>
      <vt:variant>
        <vt:lpwstr/>
      </vt:variant>
      <vt:variant>
        <vt:i4>851984</vt:i4>
      </vt:variant>
      <vt:variant>
        <vt:i4>230</vt:i4>
      </vt:variant>
      <vt:variant>
        <vt:i4>0</vt:i4>
      </vt:variant>
      <vt:variant>
        <vt:i4>5</vt:i4>
      </vt:variant>
      <vt:variant>
        <vt:lpwstr>https://www.llama.com/docs/overview/</vt:lpwstr>
      </vt:variant>
      <vt:variant>
        <vt:lpwstr/>
      </vt:variant>
      <vt:variant>
        <vt:i4>5832769</vt:i4>
      </vt:variant>
      <vt:variant>
        <vt:i4>227</vt:i4>
      </vt:variant>
      <vt:variant>
        <vt:i4>0</vt:i4>
      </vt:variant>
      <vt:variant>
        <vt:i4>5</vt:i4>
      </vt:variant>
      <vt:variant>
        <vt:lpwstr>https://ai.meta.com/research/publications/the-llama-3-herd-of-models/</vt:lpwstr>
      </vt:variant>
      <vt:variant>
        <vt:lpwstr/>
      </vt:variant>
      <vt:variant>
        <vt:i4>1114160</vt:i4>
      </vt:variant>
      <vt:variant>
        <vt:i4>218</vt:i4>
      </vt:variant>
      <vt:variant>
        <vt:i4>0</vt:i4>
      </vt:variant>
      <vt:variant>
        <vt:i4>5</vt:i4>
      </vt:variant>
      <vt:variant>
        <vt:lpwstr/>
      </vt:variant>
      <vt:variant>
        <vt:lpwstr>_Toc225101749</vt:lpwstr>
      </vt:variant>
      <vt:variant>
        <vt:i4>1114160</vt:i4>
      </vt:variant>
      <vt:variant>
        <vt:i4>212</vt:i4>
      </vt:variant>
      <vt:variant>
        <vt:i4>0</vt:i4>
      </vt:variant>
      <vt:variant>
        <vt:i4>5</vt:i4>
      </vt:variant>
      <vt:variant>
        <vt:lpwstr/>
      </vt:variant>
      <vt:variant>
        <vt:lpwstr>_Toc225101748</vt:lpwstr>
      </vt:variant>
      <vt:variant>
        <vt:i4>1114160</vt:i4>
      </vt:variant>
      <vt:variant>
        <vt:i4>206</vt:i4>
      </vt:variant>
      <vt:variant>
        <vt:i4>0</vt:i4>
      </vt:variant>
      <vt:variant>
        <vt:i4>5</vt:i4>
      </vt:variant>
      <vt:variant>
        <vt:lpwstr/>
      </vt:variant>
      <vt:variant>
        <vt:lpwstr>_Toc225101747</vt:lpwstr>
      </vt:variant>
      <vt:variant>
        <vt:i4>1114160</vt:i4>
      </vt:variant>
      <vt:variant>
        <vt:i4>200</vt:i4>
      </vt:variant>
      <vt:variant>
        <vt:i4>0</vt:i4>
      </vt:variant>
      <vt:variant>
        <vt:i4>5</vt:i4>
      </vt:variant>
      <vt:variant>
        <vt:lpwstr/>
      </vt:variant>
      <vt:variant>
        <vt:lpwstr>_Toc225101746</vt:lpwstr>
      </vt:variant>
      <vt:variant>
        <vt:i4>1114160</vt:i4>
      </vt:variant>
      <vt:variant>
        <vt:i4>194</vt:i4>
      </vt:variant>
      <vt:variant>
        <vt:i4>0</vt:i4>
      </vt:variant>
      <vt:variant>
        <vt:i4>5</vt:i4>
      </vt:variant>
      <vt:variant>
        <vt:lpwstr/>
      </vt:variant>
      <vt:variant>
        <vt:lpwstr>_Toc225101745</vt:lpwstr>
      </vt:variant>
      <vt:variant>
        <vt:i4>1114160</vt:i4>
      </vt:variant>
      <vt:variant>
        <vt:i4>188</vt:i4>
      </vt:variant>
      <vt:variant>
        <vt:i4>0</vt:i4>
      </vt:variant>
      <vt:variant>
        <vt:i4>5</vt:i4>
      </vt:variant>
      <vt:variant>
        <vt:lpwstr/>
      </vt:variant>
      <vt:variant>
        <vt:lpwstr>_Toc225101744</vt:lpwstr>
      </vt:variant>
      <vt:variant>
        <vt:i4>1114160</vt:i4>
      </vt:variant>
      <vt:variant>
        <vt:i4>182</vt:i4>
      </vt:variant>
      <vt:variant>
        <vt:i4>0</vt:i4>
      </vt:variant>
      <vt:variant>
        <vt:i4>5</vt:i4>
      </vt:variant>
      <vt:variant>
        <vt:lpwstr/>
      </vt:variant>
      <vt:variant>
        <vt:lpwstr>_Toc225101743</vt:lpwstr>
      </vt:variant>
      <vt:variant>
        <vt:i4>1114160</vt:i4>
      </vt:variant>
      <vt:variant>
        <vt:i4>176</vt:i4>
      </vt:variant>
      <vt:variant>
        <vt:i4>0</vt:i4>
      </vt:variant>
      <vt:variant>
        <vt:i4>5</vt:i4>
      </vt:variant>
      <vt:variant>
        <vt:lpwstr/>
      </vt:variant>
      <vt:variant>
        <vt:lpwstr>_Toc225101742</vt:lpwstr>
      </vt:variant>
      <vt:variant>
        <vt:i4>1114160</vt:i4>
      </vt:variant>
      <vt:variant>
        <vt:i4>170</vt:i4>
      </vt:variant>
      <vt:variant>
        <vt:i4>0</vt:i4>
      </vt:variant>
      <vt:variant>
        <vt:i4>5</vt:i4>
      </vt:variant>
      <vt:variant>
        <vt:lpwstr/>
      </vt:variant>
      <vt:variant>
        <vt:lpwstr>_Toc225101741</vt:lpwstr>
      </vt:variant>
      <vt:variant>
        <vt:i4>1114160</vt:i4>
      </vt:variant>
      <vt:variant>
        <vt:i4>164</vt:i4>
      </vt:variant>
      <vt:variant>
        <vt:i4>0</vt:i4>
      </vt:variant>
      <vt:variant>
        <vt:i4>5</vt:i4>
      </vt:variant>
      <vt:variant>
        <vt:lpwstr/>
      </vt:variant>
      <vt:variant>
        <vt:lpwstr>_Toc225101740</vt:lpwstr>
      </vt:variant>
      <vt:variant>
        <vt:i4>1441840</vt:i4>
      </vt:variant>
      <vt:variant>
        <vt:i4>158</vt:i4>
      </vt:variant>
      <vt:variant>
        <vt:i4>0</vt:i4>
      </vt:variant>
      <vt:variant>
        <vt:i4>5</vt:i4>
      </vt:variant>
      <vt:variant>
        <vt:lpwstr/>
      </vt:variant>
      <vt:variant>
        <vt:lpwstr>_Toc225101739</vt:lpwstr>
      </vt:variant>
      <vt:variant>
        <vt:i4>1441840</vt:i4>
      </vt:variant>
      <vt:variant>
        <vt:i4>152</vt:i4>
      </vt:variant>
      <vt:variant>
        <vt:i4>0</vt:i4>
      </vt:variant>
      <vt:variant>
        <vt:i4>5</vt:i4>
      </vt:variant>
      <vt:variant>
        <vt:lpwstr/>
      </vt:variant>
      <vt:variant>
        <vt:lpwstr>_Toc225101738</vt:lpwstr>
      </vt:variant>
      <vt:variant>
        <vt:i4>1441840</vt:i4>
      </vt:variant>
      <vt:variant>
        <vt:i4>146</vt:i4>
      </vt:variant>
      <vt:variant>
        <vt:i4>0</vt:i4>
      </vt:variant>
      <vt:variant>
        <vt:i4>5</vt:i4>
      </vt:variant>
      <vt:variant>
        <vt:lpwstr/>
      </vt:variant>
      <vt:variant>
        <vt:lpwstr>_Toc225101737</vt:lpwstr>
      </vt:variant>
      <vt:variant>
        <vt:i4>1441840</vt:i4>
      </vt:variant>
      <vt:variant>
        <vt:i4>140</vt:i4>
      </vt:variant>
      <vt:variant>
        <vt:i4>0</vt:i4>
      </vt:variant>
      <vt:variant>
        <vt:i4>5</vt:i4>
      </vt:variant>
      <vt:variant>
        <vt:lpwstr/>
      </vt:variant>
      <vt:variant>
        <vt:lpwstr>_Toc225101736</vt:lpwstr>
      </vt:variant>
      <vt:variant>
        <vt:i4>1441840</vt:i4>
      </vt:variant>
      <vt:variant>
        <vt:i4>134</vt:i4>
      </vt:variant>
      <vt:variant>
        <vt:i4>0</vt:i4>
      </vt:variant>
      <vt:variant>
        <vt:i4>5</vt:i4>
      </vt:variant>
      <vt:variant>
        <vt:lpwstr/>
      </vt:variant>
      <vt:variant>
        <vt:lpwstr>_Toc225101735</vt:lpwstr>
      </vt:variant>
      <vt:variant>
        <vt:i4>1441840</vt:i4>
      </vt:variant>
      <vt:variant>
        <vt:i4>128</vt:i4>
      </vt:variant>
      <vt:variant>
        <vt:i4>0</vt:i4>
      </vt:variant>
      <vt:variant>
        <vt:i4>5</vt:i4>
      </vt:variant>
      <vt:variant>
        <vt:lpwstr/>
      </vt:variant>
      <vt:variant>
        <vt:lpwstr>_Toc225101734</vt:lpwstr>
      </vt:variant>
      <vt:variant>
        <vt:i4>1441840</vt:i4>
      </vt:variant>
      <vt:variant>
        <vt:i4>122</vt:i4>
      </vt:variant>
      <vt:variant>
        <vt:i4>0</vt:i4>
      </vt:variant>
      <vt:variant>
        <vt:i4>5</vt:i4>
      </vt:variant>
      <vt:variant>
        <vt:lpwstr/>
      </vt:variant>
      <vt:variant>
        <vt:lpwstr>_Toc225101733</vt:lpwstr>
      </vt:variant>
      <vt:variant>
        <vt:i4>1441840</vt:i4>
      </vt:variant>
      <vt:variant>
        <vt:i4>116</vt:i4>
      </vt:variant>
      <vt:variant>
        <vt:i4>0</vt:i4>
      </vt:variant>
      <vt:variant>
        <vt:i4>5</vt:i4>
      </vt:variant>
      <vt:variant>
        <vt:lpwstr/>
      </vt:variant>
      <vt:variant>
        <vt:lpwstr>_Toc225101732</vt:lpwstr>
      </vt:variant>
      <vt:variant>
        <vt:i4>1441840</vt:i4>
      </vt:variant>
      <vt:variant>
        <vt:i4>110</vt:i4>
      </vt:variant>
      <vt:variant>
        <vt:i4>0</vt:i4>
      </vt:variant>
      <vt:variant>
        <vt:i4>5</vt:i4>
      </vt:variant>
      <vt:variant>
        <vt:lpwstr/>
      </vt:variant>
      <vt:variant>
        <vt:lpwstr>_Toc225101731</vt:lpwstr>
      </vt:variant>
      <vt:variant>
        <vt:i4>1441840</vt:i4>
      </vt:variant>
      <vt:variant>
        <vt:i4>104</vt:i4>
      </vt:variant>
      <vt:variant>
        <vt:i4>0</vt:i4>
      </vt:variant>
      <vt:variant>
        <vt:i4>5</vt:i4>
      </vt:variant>
      <vt:variant>
        <vt:lpwstr/>
      </vt:variant>
      <vt:variant>
        <vt:lpwstr>_Toc225101730</vt:lpwstr>
      </vt:variant>
      <vt:variant>
        <vt:i4>1507376</vt:i4>
      </vt:variant>
      <vt:variant>
        <vt:i4>98</vt:i4>
      </vt:variant>
      <vt:variant>
        <vt:i4>0</vt:i4>
      </vt:variant>
      <vt:variant>
        <vt:i4>5</vt:i4>
      </vt:variant>
      <vt:variant>
        <vt:lpwstr/>
      </vt:variant>
      <vt:variant>
        <vt:lpwstr>_Toc225101729</vt:lpwstr>
      </vt:variant>
      <vt:variant>
        <vt:i4>1507376</vt:i4>
      </vt:variant>
      <vt:variant>
        <vt:i4>92</vt:i4>
      </vt:variant>
      <vt:variant>
        <vt:i4>0</vt:i4>
      </vt:variant>
      <vt:variant>
        <vt:i4>5</vt:i4>
      </vt:variant>
      <vt:variant>
        <vt:lpwstr/>
      </vt:variant>
      <vt:variant>
        <vt:lpwstr>_Toc225101728</vt:lpwstr>
      </vt:variant>
      <vt:variant>
        <vt:i4>1507376</vt:i4>
      </vt:variant>
      <vt:variant>
        <vt:i4>86</vt:i4>
      </vt:variant>
      <vt:variant>
        <vt:i4>0</vt:i4>
      </vt:variant>
      <vt:variant>
        <vt:i4>5</vt:i4>
      </vt:variant>
      <vt:variant>
        <vt:lpwstr/>
      </vt:variant>
      <vt:variant>
        <vt:lpwstr>_Toc225101727</vt:lpwstr>
      </vt:variant>
      <vt:variant>
        <vt:i4>1507376</vt:i4>
      </vt:variant>
      <vt:variant>
        <vt:i4>80</vt:i4>
      </vt:variant>
      <vt:variant>
        <vt:i4>0</vt:i4>
      </vt:variant>
      <vt:variant>
        <vt:i4>5</vt:i4>
      </vt:variant>
      <vt:variant>
        <vt:lpwstr/>
      </vt:variant>
      <vt:variant>
        <vt:lpwstr>_Toc225101726</vt:lpwstr>
      </vt:variant>
      <vt:variant>
        <vt:i4>1507376</vt:i4>
      </vt:variant>
      <vt:variant>
        <vt:i4>74</vt:i4>
      </vt:variant>
      <vt:variant>
        <vt:i4>0</vt:i4>
      </vt:variant>
      <vt:variant>
        <vt:i4>5</vt:i4>
      </vt:variant>
      <vt:variant>
        <vt:lpwstr/>
      </vt:variant>
      <vt:variant>
        <vt:lpwstr>_Toc225101725</vt:lpwstr>
      </vt:variant>
      <vt:variant>
        <vt:i4>1507376</vt:i4>
      </vt:variant>
      <vt:variant>
        <vt:i4>68</vt:i4>
      </vt:variant>
      <vt:variant>
        <vt:i4>0</vt:i4>
      </vt:variant>
      <vt:variant>
        <vt:i4>5</vt:i4>
      </vt:variant>
      <vt:variant>
        <vt:lpwstr/>
      </vt:variant>
      <vt:variant>
        <vt:lpwstr>_Toc225101724</vt:lpwstr>
      </vt:variant>
      <vt:variant>
        <vt:i4>1507376</vt:i4>
      </vt:variant>
      <vt:variant>
        <vt:i4>62</vt:i4>
      </vt:variant>
      <vt:variant>
        <vt:i4>0</vt:i4>
      </vt:variant>
      <vt:variant>
        <vt:i4>5</vt:i4>
      </vt:variant>
      <vt:variant>
        <vt:lpwstr/>
      </vt:variant>
      <vt:variant>
        <vt:lpwstr>_Toc225101723</vt:lpwstr>
      </vt:variant>
      <vt:variant>
        <vt:i4>1507376</vt:i4>
      </vt:variant>
      <vt:variant>
        <vt:i4>56</vt:i4>
      </vt:variant>
      <vt:variant>
        <vt:i4>0</vt:i4>
      </vt:variant>
      <vt:variant>
        <vt:i4>5</vt:i4>
      </vt:variant>
      <vt:variant>
        <vt:lpwstr/>
      </vt:variant>
      <vt:variant>
        <vt:lpwstr>_Toc225101722</vt:lpwstr>
      </vt:variant>
      <vt:variant>
        <vt:i4>1507376</vt:i4>
      </vt:variant>
      <vt:variant>
        <vt:i4>50</vt:i4>
      </vt:variant>
      <vt:variant>
        <vt:i4>0</vt:i4>
      </vt:variant>
      <vt:variant>
        <vt:i4>5</vt:i4>
      </vt:variant>
      <vt:variant>
        <vt:lpwstr/>
      </vt:variant>
      <vt:variant>
        <vt:lpwstr>_Toc225101721</vt:lpwstr>
      </vt:variant>
      <vt:variant>
        <vt:i4>1507376</vt:i4>
      </vt:variant>
      <vt:variant>
        <vt:i4>44</vt:i4>
      </vt:variant>
      <vt:variant>
        <vt:i4>0</vt:i4>
      </vt:variant>
      <vt:variant>
        <vt:i4>5</vt:i4>
      </vt:variant>
      <vt:variant>
        <vt:lpwstr/>
      </vt:variant>
      <vt:variant>
        <vt:lpwstr>_Toc225101720</vt:lpwstr>
      </vt:variant>
      <vt:variant>
        <vt:i4>1310768</vt:i4>
      </vt:variant>
      <vt:variant>
        <vt:i4>38</vt:i4>
      </vt:variant>
      <vt:variant>
        <vt:i4>0</vt:i4>
      </vt:variant>
      <vt:variant>
        <vt:i4>5</vt:i4>
      </vt:variant>
      <vt:variant>
        <vt:lpwstr/>
      </vt:variant>
      <vt:variant>
        <vt:lpwstr>_Toc225101719</vt:lpwstr>
      </vt:variant>
      <vt:variant>
        <vt:i4>1310768</vt:i4>
      </vt:variant>
      <vt:variant>
        <vt:i4>32</vt:i4>
      </vt:variant>
      <vt:variant>
        <vt:i4>0</vt:i4>
      </vt:variant>
      <vt:variant>
        <vt:i4>5</vt:i4>
      </vt:variant>
      <vt:variant>
        <vt:lpwstr/>
      </vt:variant>
      <vt:variant>
        <vt:lpwstr>_Toc225101718</vt:lpwstr>
      </vt:variant>
      <vt:variant>
        <vt:i4>1310768</vt:i4>
      </vt:variant>
      <vt:variant>
        <vt:i4>26</vt:i4>
      </vt:variant>
      <vt:variant>
        <vt:i4>0</vt:i4>
      </vt:variant>
      <vt:variant>
        <vt:i4>5</vt:i4>
      </vt:variant>
      <vt:variant>
        <vt:lpwstr/>
      </vt:variant>
      <vt:variant>
        <vt:lpwstr>_Toc225101717</vt:lpwstr>
      </vt:variant>
      <vt:variant>
        <vt:i4>1310768</vt:i4>
      </vt:variant>
      <vt:variant>
        <vt:i4>20</vt:i4>
      </vt:variant>
      <vt:variant>
        <vt:i4>0</vt:i4>
      </vt:variant>
      <vt:variant>
        <vt:i4>5</vt:i4>
      </vt:variant>
      <vt:variant>
        <vt:lpwstr/>
      </vt:variant>
      <vt:variant>
        <vt:lpwstr>_Toc225101716</vt:lpwstr>
      </vt:variant>
      <vt:variant>
        <vt:i4>1310768</vt:i4>
      </vt:variant>
      <vt:variant>
        <vt:i4>14</vt:i4>
      </vt:variant>
      <vt:variant>
        <vt:i4>0</vt:i4>
      </vt:variant>
      <vt:variant>
        <vt:i4>5</vt:i4>
      </vt:variant>
      <vt:variant>
        <vt:lpwstr/>
      </vt:variant>
      <vt:variant>
        <vt:lpwstr>_Toc225101715</vt:lpwstr>
      </vt:variant>
      <vt:variant>
        <vt:i4>1310768</vt:i4>
      </vt:variant>
      <vt:variant>
        <vt:i4>8</vt:i4>
      </vt:variant>
      <vt:variant>
        <vt:i4>0</vt:i4>
      </vt:variant>
      <vt:variant>
        <vt:i4>5</vt:i4>
      </vt:variant>
      <vt:variant>
        <vt:lpwstr/>
      </vt:variant>
      <vt:variant>
        <vt:lpwstr>_Toc225101714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Duvan Andres Alarcon Mora</cp:lastModifiedBy>
  <cp:revision>2</cp:revision>
  <cp:lastPrinted>2003-02-19T14:46:00Z</cp:lastPrinted>
  <dcterms:created xsi:type="dcterms:W3CDTF">2026-04-14T02:11:00Z</dcterms:created>
  <dcterms:modified xsi:type="dcterms:W3CDTF">2026-04-14T02:11:00Z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0x010100F7C89C81D91ED54087F735456AD4E4E6</vt:lpwstr>
  </property>
</Properties>
</file>